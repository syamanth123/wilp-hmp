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</w:r>
    </w:p>
    <w:p>
      <w:pPr>
        <w:pStyle w:val="Normal"/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</w:r>
    </w:p>
    <w:p>
      <w:pPr>
        <w:pStyle w:val="Normal"/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</w:r>
    </w:p>
    <w:p>
      <w:pPr>
        <w:pStyle w:val="Normal"/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</w:r>
    </w:p>
    <w:p>
      <w:pPr>
        <w:pStyle w:val="Normal"/>
        <w:jc w:val="center"/>
        <w:rPr>
          <w:b/>
          <w:color w:val="002060"/>
          <w:sz w:val="72"/>
          <w:szCs w:val="96"/>
          <w:u w:val="single"/>
        </w:rPr>
      </w:pPr>
      <w:r>
        <w:rPr>
          <w:b/>
          <w:color w:val="002060"/>
          <w:sz w:val="72"/>
          <w:szCs w:val="96"/>
          <w:u w:val="single"/>
        </w:rPr>
        <w:t>WILPD Course Dibba</w:t>
      </w:r>
    </w:p>
    <w:p>
      <w:pPr>
        <w:pStyle w:val="Normal"/>
        <w:jc w:val="center"/>
        <w:rPr>
          <w:b/>
          <w:color w:val="002060"/>
          <w:sz w:val="72"/>
          <w:szCs w:val="96"/>
          <w:u w:val="single"/>
        </w:rPr>
      </w:pPr>
      <w:r>
        <w:rPr>
          <w:b/>
          <w:color w:val="002060"/>
          <w:sz w:val="72"/>
          <w:szCs w:val="96"/>
          <w:u w:val="single"/>
        </w:rPr>
        <w:t>First  Semester -2025-2026</w:t>
      </w:r>
    </w:p>
    <w:p>
      <w:pPr>
        <w:pStyle w:val="Normal"/>
        <w:jc w:val="center"/>
        <w:rPr>
          <w:b/>
          <w:color w:val="002060"/>
          <w:sz w:val="72"/>
          <w:szCs w:val="96"/>
          <w:u w:val="single"/>
        </w:rPr>
      </w:pPr>
      <w:r>
        <w:rPr>
          <w:b/>
          <w:color w:val="002060"/>
          <w:sz w:val="72"/>
          <w:szCs w:val="96"/>
          <w:u w:val="single"/>
        </w:rPr>
        <w:t>As on 02.07.2025</w:t>
      </w:r>
    </w:p>
    <w:p>
      <w:pPr>
        <w:pStyle w:val="Normal"/>
        <w:jc w:val="center"/>
        <w:rPr>
          <w:b/>
          <w:color w:val="002060"/>
          <w:sz w:val="48"/>
          <w:szCs w:val="48"/>
          <w:u w:val="single"/>
        </w:rPr>
      </w:pPr>
      <w:r>
        <w:rPr>
          <w:b/>
          <w:color w:val="002060"/>
          <w:sz w:val="48"/>
          <w:szCs w:val="48"/>
          <w:u w:val="single"/>
        </w:rPr>
      </w:r>
    </w:p>
    <w:p>
      <w:pPr>
        <w:pStyle w:val="Normal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</w:r>
    </w:p>
    <w:p>
      <w:pPr>
        <w:pStyle w:val="Normal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</w:r>
    </w:p>
    <w:p>
      <w:pPr>
        <w:pStyle w:val="Normal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</w:r>
    </w:p>
    <w:tbl>
      <w:tblPr>
        <w:tblW w:w="158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28"/>
        <w:gridCol w:w="2432"/>
        <w:gridCol w:w="2038"/>
        <w:gridCol w:w="1794"/>
        <w:gridCol w:w="1810"/>
        <w:gridCol w:w="2006"/>
        <w:gridCol w:w="1497"/>
        <w:gridCol w:w="1497"/>
        <w:gridCol w:w="996"/>
        <w:gridCol w:w="974"/>
      </w:tblGrid>
      <w:tr>
        <w:trPr/>
        <w:tc>
          <w:tcPr>
            <w:tcW w:w="1489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44"/>
                <w:szCs w:val="24"/>
                <w:u w:val="single"/>
              </w:rPr>
              <w:t xml:space="preserve">INDEX 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Degree Programme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  <w:u w:val="single"/>
              </w:rPr>
            </w:pPr>
            <w:r>
              <w:rPr>
                <w:b/>
                <w:szCs w:val="24"/>
                <w:u w:val="single"/>
              </w:rPr>
              <w:t>Page NO.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  <w:u w:val="single"/>
              </w:rPr>
            </w:pPr>
            <w:r>
              <w:rPr>
                <w:b/>
                <w:szCs w:val="24"/>
                <w:u w:val="single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  <w:u w:val="single"/>
              </w:rPr>
            </w:pPr>
            <w:r>
              <w:rPr>
                <w:b/>
                <w:color w:val="366091"/>
                <w:szCs w:val="24"/>
              </w:rPr>
              <w:t>18BT/18ET B.Tech. (Engineering Technology)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3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366091"/>
                <w:szCs w:val="24"/>
              </w:rPr>
              <w:t>19BT B.Tech. (Information Systems)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4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366091"/>
                <w:szCs w:val="24"/>
              </w:rPr>
              <w:t>23NT B.Tech. (Process Engineering)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5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29EE B.Tech. (Electronics Engineering)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6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MC19 M.Sc. (Information System)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7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MC21 M.Sc. (Business Analytics)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8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HT01 M.Tech. (Embedded System)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9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HT02 M.Tech. (Environment Engineering)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10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366091"/>
                <w:szCs w:val="24"/>
              </w:rPr>
              <w:t>HT06 M.Tech. (Sanitation Science, Technology &amp; Management)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11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366091"/>
                <w:szCs w:val="24"/>
              </w:rPr>
              <w:t>HT11/HT12/HT13/MT12/MT13 M.Tech. (Software Systems)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12-15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366091"/>
                <w:szCs w:val="24"/>
              </w:rPr>
              <w:t>HT15/HM15 M.Tech. (Software Systems)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16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HT30 M.Tech. (Design Engineering)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17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HT56 M.Tech. (Digital Manufacturing)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18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HT65 M.Tech. (Automotive Electronics)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19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HT66 M.Tech. (Computing Systems &amp; Infrastructure)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20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HT74 M.Tech. (Quality Management)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21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HT79 M.Tech. (Manufacturing Management)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22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HT80 M.Tech. (Microelectronics)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23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HT84 M.Tech. (Pharmaceutical Operation &amp; Management)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24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MT03 (Cloud Computing)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25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MT93 M.Tech. (Software Engineering)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26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TH55 M.Tech. (Automotive Engineering)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27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HB28 MBA (Hospital &amp; Health Systems Management)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28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HB58 MBA (Consultancy Management)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29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HB59 MBA (Finance)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30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HB74 MBA (Quality Management)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31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HB79 MBA (Manufacturing Management)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32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366091"/>
                <w:szCs w:val="24"/>
              </w:rPr>
              <w:t>MB21/HB21 MBA (Business Analytics)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33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MB22 MBA (Digital Business)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34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>
          <w:trHeight w:val="96" w:hRule="atLeast"/>
        </w:trPr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MB53 MBA (Fin Tech)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35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>
          <w:trHeight w:val="96" w:hRule="atLeast"/>
        </w:trPr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PD21  PG Diploma (FinTech)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36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PD53 PG Diploma (Business Analytics)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37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  <w:t>PD59  PG Diploma (Finance)</w:t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>38</w:t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70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</w:r>
          </w:p>
        </w:tc>
        <w:tc>
          <w:tcPr>
            <w:tcW w:w="780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366091"/>
                <w:szCs w:val="24"/>
              </w:rPr>
            </w:pPr>
            <w:r>
              <w:rPr>
                <w:b/>
                <w:color w:val="366091"/>
                <w:szCs w:val="24"/>
              </w:rPr>
            </w:r>
          </w:p>
        </w:tc>
        <w:tc>
          <w:tcPr>
            <w:tcW w:w="97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>
          <w:trHeight w:val="377" w:hRule="atLeast"/>
        </w:trPr>
        <w:tc>
          <w:tcPr>
            <w:tcW w:w="1587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366091"/>
                <w:sz w:val="32"/>
                <w:szCs w:val="18"/>
              </w:rPr>
              <w:t>18BT/18ET B.Tech. (Engineering Technology)</w:t>
            </w:r>
          </w:p>
        </w:tc>
      </w:tr>
      <w:tr>
        <w:trPr>
          <w:trHeight w:val="332" w:hRule="atLeast"/>
        </w:trPr>
        <w:tc>
          <w:tcPr>
            <w:tcW w:w="8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2432" w:type="dxa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2038" w:type="dxa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794" w:type="dxa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10" w:type="dxa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2006" w:type="dxa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497" w:type="dxa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497" w:type="dxa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970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20"/>
                <w:szCs w:val="20"/>
              </w:rPr>
            </w:pPr>
            <w:r>
              <w:rPr>
                <w:b/>
                <w:color w:val="953735"/>
                <w:sz w:val="20"/>
                <w:szCs w:val="20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20"/>
                <w:szCs w:val="20"/>
              </w:rPr>
            </w:pPr>
            <w:r>
              <w:rPr>
                <w:b/>
                <w:color w:val="953735"/>
                <w:sz w:val="20"/>
                <w:szCs w:val="20"/>
              </w:rPr>
              <w:t>NEW ADM</w:t>
            </w:r>
          </w:p>
        </w:tc>
        <w:tc>
          <w:tcPr>
            <w:tcW w:w="243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ET ZC232|ENGINEERING MATERIALS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3366FF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3366FF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ENGGZC232|ENGINEERING MATERIALS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 xml:space="preserve">(CORE) </w:t>
            </w:r>
          </w:p>
        </w:tc>
        <w:tc>
          <w:tcPr>
            <w:tcW w:w="203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ET ZC233|CALCULUS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>MATH ZC233 : CALCULUS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7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ET ZC164|COMPUTER PROGRAMMING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TA ZC164|COMPUTER PROGRAMMING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ET ZC112|Electrical &amp; Electronics Tech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ENGG ZC112|Electrical &amp; Electronics Tech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00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49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49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97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20"/>
                <w:szCs w:val="20"/>
              </w:rPr>
              <w:t>2/2024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20"/>
                <w:szCs w:val="20"/>
              </w:rPr>
            </w:pPr>
            <w:r>
              <w:rPr>
                <w:b/>
                <w:color w:val="953735"/>
                <w:sz w:val="20"/>
                <w:szCs w:val="20"/>
              </w:rPr>
              <w:t>502</w:t>
            </w:r>
          </w:p>
        </w:tc>
        <w:tc>
          <w:tcPr>
            <w:tcW w:w="243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ET ZC241|MECHANICAL TECHNOLOGY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ENGGZC243|MECHANICAL TECHNOLOGY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03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ET ZC234|LINEAR ALGEBRA &amp; OPTIMIZATION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MATH ZC234|LINEAR ALGEBRA &amp; OPTIMIZATION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7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ETZC236|ENGINEERING MEASUREMENTS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TAZC233|ENGINEERING MEASUREMENTS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ET ZC111| PROBABILITY AND STATISTICS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AAOC ZC111| PROBABILITY AND STATISTICS </w:t>
            </w:r>
          </w:p>
          <w:p>
            <w:pPr>
              <w:pStyle w:val="Normal"/>
              <w:tabs>
                <w:tab w:val="clear" w:pos="720"/>
                <w:tab w:val="center" w:pos="797" w:leader="none"/>
              </w:tabs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00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 </w:t>
            </w:r>
          </w:p>
        </w:tc>
        <w:tc>
          <w:tcPr>
            <w:tcW w:w="149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 </w:t>
            </w:r>
          </w:p>
        </w:tc>
        <w:tc>
          <w:tcPr>
            <w:tcW w:w="149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97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8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20"/>
                <w:szCs w:val="20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20"/>
                <w:szCs w:val="20"/>
              </w:rPr>
            </w:pPr>
            <w:r>
              <w:rPr>
                <w:b/>
                <w:color w:val="953735"/>
                <w:sz w:val="20"/>
                <w:szCs w:val="20"/>
              </w:rPr>
              <w:t>441</w:t>
            </w:r>
          </w:p>
        </w:tc>
        <w:tc>
          <w:tcPr>
            <w:tcW w:w="2432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ET ZC413|ENGINEERING DESIGN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038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ETZC235|MANUFACTURING PROCESSES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79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ETZC416|PRODUCTION PLANNING &amp; CONTROL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</w:p>
        </w:tc>
        <w:tc>
          <w:tcPr>
            <w:tcW w:w="181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ENGGZC242|MAINTENANCE &amp; SAFETY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000000"/>
                <w:sz w:val="19"/>
                <w:szCs w:val="19"/>
              </w:rPr>
              <w:t xml:space="preserve">Sunday 1.30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00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 </w:t>
            </w:r>
          </w:p>
        </w:tc>
        <w:tc>
          <w:tcPr>
            <w:tcW w:w="149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 </w:t>
            </w:r>
          </w:p>
        </w:tc>
        <w:tc>
          <w:tcPr>
            <w:tcW w:w="149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970" w:type="dxa"/>
            <w:gridSpan w:val="2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8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20"/>
                <w:szCs w:val="20"/>
              </w:rPr>
              <w:t>2/2023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20"/>
                <w:szCs w:val="20"/>
              </w:rPr>
            </w:pPr>
            <w:r>
              <w:rPr>
                <w:b/>
                <w:color w:val="953735"/>
                <w:sz w:val="20"/>
                <w:szCs w:val="20"/>
              </w:rPr>
              <w:t xml:space="preserve">797  </w:t>
            </w:r>
          </w:p>
        </w:tc>
        <w:tc>
          <w:tcPr>
            <w:tcW w:w="2432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038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ET ZC344| INSTRUMENTATION &amp; CONTROL 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79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ETZC343|MATERIALS MANAGEMENT 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1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>ETZC423|ESSENTIALS OF PROJECT M</w:t>
            </w:r>
            <w:r>
              <w:rPr>
                <w:b/>
                <w:sz w:val="19"/>
                <w:szCs w:val="19"/>
              </w:rPr>
              <w:t>ANAGEMENT</w:t>
            </w:r>
            <w:r>
              <w:rPr>
                <w:b/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00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spacing w:lineRule="auto" w:line="240" w:before="0" w:after="0"/>
              <w:ind w:hanging="360" w:start="0" w:end="0"/>
              <w:rPr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 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49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9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ET ZC449|IoT IN MANUFACTURING</w:t>
            </w:r>
            <w:r>
              <w:rPr>
                <w:color w:val="000000"/>
                <w:sz w:val="19"/>
                <w:szCs w:val="19"/>
              </w:rPr>
              <w:t xml:space="preserve"> 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970" w:type="dxa"/>
            <w:gridSpan w:val="2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3032" w:hRule="atLeast"/>
        </w:trPr>
        <w:tc>
          <w:tcPr>
            <w:tcW w:w="8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20"/>
                <w:szCs w:val="20"/>
              </w:rPr>
            </w:pPr>
            <w:r>
              <w:rPr>
                <w:b/>
                <w:color w:val="953735"/>
                <w:sz w:val="20"/>
                <w:szCs w:val="20"/>
              </w:rPr>
              <w:t>1/2023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20"/>
                <w:szCs w:val="20"/>
              </w:rPr>
            </w:pPr>
            <w:r>
              <w:rPr>
                <w:b/>
                <w:color w:val="953735"/>
                <w:sz w:val="20"/>
                <w:szCs w:val="20"/>
              </w:rPr>
              <w:t xml:space="preserve">603  </w:t>
            </w:r>
          </w:p>
        </w:tc>
        <w:tc>
          <w:tcPr>
            <w:tcW w:w="2432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ET ZC434| QUAL CONTR ASSU &amp; RELIABILITY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038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ET ZC353|ENERGY MANAGEMENT </w:t>
            </w: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 xml:space="preserve">ET ZC443 | CONNECTED CARS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Sat 8.20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</w:tc>
        <w:tc>
          <w:tcPr>
            <w:tcW w:w="179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ET ZC419 | Electric &amp; Hybrid Vehicles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9"/>
                <w:szCs w:val="19"/>
              </w:rPr>
              <w:t>BITSZC471|</w:t>
            </w:r>
            <w:r>
              <w:rPr>
                <w:sz w:val="19"/>
                <w:szCs w:val="19"/>
              </w:rPr>
              <w:t xml:space="preserve">MANAGEMENT INFORMATION SYSTEM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ETZC323|MECHATRONICS &amp; AUTOMATION</w:t>
            </w:r>
          </w:p>
        </w:tc>
        <w:tc>
          <w:tcPr>
            <w:tcW w:w="181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 xml:space="preserve">ETZC448|ADDITIVE MANUFACTURING 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ESZC343 MICROPROCESSORS &amp; MICROCONTS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</w:t>
            </w:r>
            <w:r>
              <w:rPr>
                <w:color w:val="FF00FF"/>
                <w:sz w:val="19"/>
                <w:szCs w:val="19"/>
              </w:rPr>
              <w:t>ETZC417|MANUFACTURING EXCELLENCE</w:t>
            </w:r>
          </w:p>
        </w:tc>
        <w:tc>
          <w:tcPr>
            <w:tcW w:w="200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br/>
              <w:t xml:space="preserve">    </w:t>
            </w:r>
          </w:p>
        </w:tc>
        <w:tc>
          <w:tcPr>
            <w:tcW w:w="149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9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color w:val="000000"/>
                <w:sz w:val="19"/>
                <w:szCs w:val="19"/>
              </w:rPr>
              <w:t xml:space="preserve">EAZC412|FLEXIBLE MANUFACTURING SYSTEM </w:t>
            </w:r>
          </w:p>
          <w:p>
            <w:pPr>
              <w:pStyle w:val="Normal"/>
              <w:numPr>
                <w:ilvl w:val="0"/>
                <w:numId w:val="2"/>
              </w:numPr>
              <w:pBdr/>
              <w:spacing w:lineRule="auto" w:line="240" w:before="0" w:after="0"/>
              <w:ind w:hanging="360" w:start="0" w:end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ET ZC424|PLANT LAYOUT AND DESIGN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ET ZC449|IoT IN MANUFACTURING  </w:t>
            </w:r>
          </w:p>
        </w:tc>
        <w:tc>
          <w:tcPr>
            <w:tcW w:w="1970" w:type="dxa"/>
            <w:gridSpan w:val="2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ETZC362|ENVIRONMENTAL POLLUTION CONTROL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9"/>
                <w:szCs w:val="19"/>
              </w:rPr>
              <w:t xml:space="preserve">ET ZC442 ADVANCED DRIVER ASSISTANCE SYSTEMS 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8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20"/>
                <w:szCs w:val="20"/>
              </w:rPr>
              <w:t>2/2022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20"/>
                <w:szCs w:val="20"/>
              </w:rPr>
            </w:pPr>
            <w:r>
              <w:rPr>
                <w:b/>
                <w:color w:val="953735"/>
                <w:sz w:val="20"/>
                <w:szCs w:val="20"/>
              </w:rPr>
              <w:t>662</w:t>
            </w:r>
          </w:p>
        </w:tc>
        <w:tc>
          <w:tcPr>
            <w:tcW w:w="2432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3366FF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TAZC312|TECHNICAL REPORT WRITING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2038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MGTS ZC211 PRINCIPLES OF MANAGEMENT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3366FF"/>
                <w:sz w:val="19"/>
                <w:szCs w:val="19"/>
              </w:rPr>
              <w:t xml:space="preserve"> </w:t>
            </w:r>
          </w:p>
        </w:tc>
        <w:tc>
          <w:tcPr>
            <w:tcW w:w="17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ET ZC419 | Electric &amp; Hybrid Vehicles 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9"/>
                <w:szCs w:val="19"/>
              </w:rPr>
              <w:t xml:space="preserve">BITSZC471|MANAGEMENT INFORMATION SYSTEM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3366FF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ETZC323|MECHATRONICS &amp; AUTOMATION</w:t>
            </w:r>
          </w:p>
        </w:tc>
        <w:tc>
          <w:tcPr>
            <w:tcW w:w="181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ETZC448|ADDITIVE MANUFACTURING 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ESZC343 | MICROPROCESSORS &amp; MICROCS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ETZC417|MANUFACTURING EXCELLENCE</w:t>
            </w:r>
          </w:p>
        </w:tc>
        <w:tc>
          <w:tcPr>
            <w:tcW w:w="200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9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9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color w:val="000000"/>
                <w:sz w:val="19"/>
                <w:szCs w:val="19"/>
              </w:rPr>
              <w:t xml:space="preserve">EAZC412|FLEXIBLE MANUFACTURING SYSTEM </w:t>
            </w:r>
          </w:p>
          <w:p>
            <w:pPr>
              <w:pStyle w:val="Normal"/>
              <w:numPr>
                <w:ilvl w:val="0"/>
                <w:numId w:val="2"/>
              </w:numPr>
              <w:pBdr/>
              <w:spacing w:lineRule="auto" w:line="240" w:before="0" w:after="0"/>
              <w:ind w:hanging="360" w:start="0" w:end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ET ZC424|PLANT LAYOUT AND DESIGN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ET ZC449|IoT IN MANUFACTURING  (BKLG)</w:t>
            </w:r>
          </w:p>
        </w:tc>
        <w:tc>
          <w:tcPr>
            <w:tcW w:w="1970" w:type="dxa"/>
            <w:gridSpan w:val="2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ETZC362|ENVIRONMENTAL POLLUTION CONTROL 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9"/>
                <w:szCs w:val="19"/>
              </w:rPr>
              <w:t xml:space="preserve">ET ZC442 ADVANCED DRIVER ASSISTANCE SYSTEMS 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</w:p>
        </w:tc>
      </w:tr>
      <w:tr>
        <w:trPr>
          <w:trHeight w:val="864" w:hRule="atLeast"/>
        </w:trPr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20"/>
                <w:szCs w:val="20"/>
              </w:rPr>
            </w:pPr>
            <w:r>
              <w:rPr>
                <w:b/>
                <w:color w:val="953735"/>
                <w:sz w:val="20"/>
                <w:szCs w:val="20"/>
              </w:rPr>
              <w:t>1/2022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20"/>
                <w:szCs w:val="20"/>
              </w:rPr>
            </w:pPr>
            <w:r>
              <w:rPr>
                <w:b/>
                <w:color w:val="953735"/>
                <w:sz w:val="20"/>
                <w:szCs w:val="20"/>
              </w:rPr>
              <w:t xml:space="preserve">525  </w:t>
            </w:r>
          </w:p>
        </w:tc>
        <w:tc>
          <w:tcPr>
            <w:tcW w:w="243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BITSZC425T|</w:t>
            </w:r>
            <w:r>
              <w:rPr>
                <w:b/>
                <w:sz w:val="16"/>
                <w:szCs w:val="19"/>
              </w:rPr>
              <w:t>PROJECTWORK</w:t>
            </w:r>
          </w:p>
        </w:tc>
        <w:tc>
          <w:tcPr>
            <w:tcW w:w="203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17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18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00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97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tbl>
      <w:tblPr>
        <w:tblW w:w="15475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3"/>
        <w:gridCol w:w="2062"/>
        <w:gridCol w:w="2346"/>
        <w:gridCol w:w="2336"/>
        <w:gridCol w:w="2369"/>
        <w:gridCol w:w="2346"/>
        <w:gridCol w:w="2323"/>
      </w:tblGrid>
      <w:tr>
        <w:trPr>
          <w:trHeight w:val="345" w:hRule="atLeast"/>
        </w:trPr>
        <w:tc>
          <w:tcPr>
            <w:tcW w:w="1547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366091"/>
                <w:sz w:val="32"/>
                <w:szCs w:val="32"/>
              </w:rPr>
              <w:t xml:space="preserve">19BT B.Tech. (Information Systems) (no Batch ) </w:t>
            </w:r>
          </w:p>
        </w:tc>
      </w:tr>
      <w:tr>
        <w:trPr>
          <w:trHeight w:val="212" w:hRule="atLeast"/>
        </w:trPr>
        <w:tc>
          <w:tcPr>
            <w:tcW w:w="1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23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233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23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23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232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SL6(FRI AN)</w:t>
            </w:r>
          </w:p>
        </w:tc>
      </w:tr>
      <w:tr>
        <w:trPr>
          <w:trHeight w:val="852" w:hRule="atLeast"/>
        </w:trPr>
        <w:tc>
          <w:tcPr>
            <w:tcW w:w="1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trike/>
                <w:color w:val="953735"/>
                <w:sz w:val="19"/>
                <w:szCs w:val="19"/>
              </w:rPr>
              <w:t>2/2021 (5096)</w:t>
              <w:br/>
              <w:t>(1</w:t>
            </w:r>
            <w:r>
              <w:rPr>
                <w:b/>
                <w:strike/>
                <w:color w:val="953735"/>
                <w:sz w:val="19"/>
                <w:szCs w:val="19"/>
                <w:vertAlign w:val="superscript"/>
              </w:rPr>
              <w:t>st</w:t>
            </w:r>
            <w:r>
              <w:rPr>
                <w:b/>
                <w:strike/>
                <w:color w:val="953735"/>
                <w:sz w:val="19"/>
                <w:szCs w:val="19"/>
              </w:rPr>
              <w:t>Sem)</w:t>
              <w:br/>
              <w:t>4 Core (00)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  <w:t>500110|MATH ZC222|DISCR STRUC FOR COMP SCI</w:t>
            </w:r>
          </w:p>
        </w:tc>
        <w:tc>
          <w:tcPr>
            <w:tcW w:w="23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  <w:t xml:space="preserve">503634|MATH ZC233|CALCULUS </w:t>
            </w:r>
          </w:p>
        </w:tc>
        <w:tc>
          <w:tcPr>
            <w:tcW w:w="233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  <w:t>503641|TA ZC163|COMPUTER PROGRAMMING</w:t>
            </w:r>
          </w:p>
        </w:tc>
        <w:tc>
          <w:tcPr>
            <w:tcW w:w="23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  <w:t>504245|ES ZC263|DIGITAL ELECTRONICS &amp; MICROPROCESSOR</w:t>
            </w:r>
          </w:p>
        </w:tc>
        <w:tc>
          <w:tcPr>
            <w:tcW w:w="23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</w:tc>
        <w:tc>
          <w:tcPr>
            <w:tcW w:w="232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</w:tc>
      </w:tr>
      <w:tr>
        <w:trPr>
          <w:trHeight w:val="852" w:hRule="atLeast"/>
        </w:trPr>
        <w:tc>
          <w:tcPr>
            <w:tcW w:w="16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trike/>
                <w:color w:val="953735"/>
                <w:sz w:val="19"/>
                <w:szCs w:val="19"/>
              </w:rPr>
              <w:t>1/2021 (5095)</w:t>
              <w:br/>
              <w:t>(2</w:t>
            </w:r>
            <w:r>
              <w:rPr>
                <w:b/>
                <w:strike/>
                <w:color w:val="953735"/>
                <w:sz w:val="19"/>
                <w:szCs w:val="19"/>
                <w:vertAlign w:val="superscript"/>
              </w:rPr>
              <w:t>nd</w:t>
            </w:r>
            <w:r>
              <w:rPr>
                <w:b/>
                <w:strike/>
                <w:color w:val="953735"/>
                <w:sz w:val="19"/>
                <w:szCs w:val="19"/>
              </w:rPr>
              <w:t>Sem)</w:t>
              <w:br/>
              <w:t>4 Core (00)</w:t>
              <w:br/>
            </w:r>
          </w:p>
        </w:tc>
        <w:tc>
          <w:tcPr>
            <w:tcW w:w="2062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  <w:t xml:space="preserve">503708|IS ZC313|OBJECT ORIENTED PROG &amp; DESIGN  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  <w:t xml:space="preserve">504301|IS ZC327|SYSTEMS PROGRAMMING </w:t>
            </w:r>
          </w:p>
        </w:tc>
        <w:tc>
          <w:tcPr>
            <w:tcW w:w="233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  <w:t>503710|IS ZC353|COMPUTER ORG &amp; ARCHITECTURE</w:t>
            </w:r>
          </w:p>
        </w:tc>
        <w:tc>
          <w:tcPr>
            <w:tcW w:w="236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  <w:t>503711|IS ZC363|DATA STRUCTURES &amp; ALGORITHMS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</w:tc>
        <w:tc>
          <w:tcPr>
            <w:tcW w:w="2323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</w:tc>
      </w:tr>
      <w:tr>
        <w:trPr>
          <w:trHeight w:val="852" w:hRule="atLeast"/>
        </w:trPr>
        <w:tc>
          <w:tcPr>
            <w:tcW w:w="16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trike/>
                <w:color w:val="953735"/>
                <w:sz w:val="19"/>
                <w:szCs w:val="19"/>
              </w:rPr>
              <w:t>2/2020 (5092) (3</w:t>
            </w:r>
            <w:r>
              <w:rPr>
                <w:b/>
                <w:strike/>
                <w:color w:val="953735"/>
                <w:sz w:val="19"/>
                <w:szCs w:val="19"/>
                <w:vertAlign w:val="superscript"/>
              </w:rPr>
              <w:t>rd</w:t>
            </w:r>
            <w:r>
              <w:rPr>
                <w:b/>
                <w:strike/>
                <w:color w:val="953735"/>
                <w:sz w:val="19"/>
                <w:szCs w:val="19"/>
              </w:rPr>
              <w:t>Sem)</w:t>
              <w:br/>
              <w:t>3 core + EL (00)</w:t>
            </w:r>
          </w:p>
        </w:tc>
        <w:tc>
          <w:tcPr>
            <w:tcW w:w="2062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  <w:t>1. 504303|IS ZC364|OPERATING SYSTEMS</w:t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trike/>
                <w:color w:val="000000"/>
                <w:sz w:val="19"/>
                <w:szCs w:val="19"/>
              </w:rPr>
            </w:pPr>
            <w:r>
              <w:rPr>
                <w:strike/>
                <w:color w:val="000000"/>
                <w:sz w:val="19"/>
                <w:szCs w:val="19"/>
              </w:rPr>
              <w:t xml:space="preserve">2. 502222|IS ZC424|SOFTWARE FOR EMBEDDED SYSTEMS 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  <w:t>504302|IS ZC337|DATABASE SYSTEMS &amp; APPLICATION</w:t>
            </w:r>
          </w:p>
        </w:tc>
        <w:tc>
          <w:tcPr>
            <w:tcW w:w="233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end="15"/>
              <w:rPr/>
            </w:pPr>
            <w:r>
              <w:rPr>
                <w:strike/>
                <w:color w:val="000000"/>
                <w:sz w:val="19"/>
                <w:szCs w:val="19"/>
              </w:rPr>
              <w:t>501533|BITS ZC471|MANAGEMENT INFO</w:t>
            </w:r>
            <w:r>
              <w:rPr>
                <w:strike/>
                <w:sz w:val="19"/>
                <w:szCs w:val="19"/>
              </w:rPr>
              <w:t xml:space="preserve">RMATION </w:t>
            </w:r>
            <w:r>
              <w:rPr>
                <w:strike/>
                <w:color w:val="000000"/>
                <w:sz w:val="19"/>
                <w:szCs w:val="19"/>
              </w:rPr>
              <w:t>SYSTEM</w:t>
            </w:r>
          </w:p>
        </w:tc>
        <w:tc>
          <w:tcPr>
            <w:tcW w:w="236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  <w:t>1. 500069|AAOC ZC111|PROBABILITY AND STATISTICS</w:t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trike/>
                <w:color w:val="000000"/>
                <w:sz w:val="19"/>
                <w:szCs w:val="19"/>
              </w:rPr>
            </w:pPr>
            <w:r>
              <w:rPr>
                <w:strike/>
                <w:color w:val="000000"/>
                <w:sz w:val="19"/>
                <w:szCs w:val="19"/>
              </w:rPr>
              <w:t xml:space="preserve">2. 501627|IS ZC462|NETWORK PROGRAMMING 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</w:tc>
        <w:tc>
          <w:tcPr>
            <w:tcW w:w="2323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trike/>
                <w:color w:val="000000"/>
                <w:sz w:val="19"/>
                <w:szCs w:val="19"/>
              </w:rPr>
              <w:t> </w:t>
            </w:r>
            <w:r>
              <w:rPr>
                <w:strike/>
                <w:color w:val="000000"/>
                <w:sz w:val="19"/>
                <w:szCs w:val="19"/>
              </w:rPr>
              <w:t>503714|IS ZC446|DATA STORAGE TECH &amp; NETWORKS</w:t>
            </w:r>
          </w:p>
          <w:p>
            <w:pPr>
              <w:pStyle w:val="Normal"/>
              <w:spacing w:lineRule="auto" w:line="240" w:before="0" w:after="0"/>
              <w:rPr>
                <w:strike/>
                <w:color w:val="000000"/>
                <w:sz w:val="19"/>
                <w:szCs w:val="19"/>
              </w:rPr>
            </w:pPr>
            <w:r>
              <w:rPr>
                <w:strike/>
                <w:color w:val="000000"/>
                <w:sz w:val="19"/>
                <w:szCs w:val="19"/>
              </w:rPr>
            </w:r>
          </w:p>
        </w:tc>
      </w:tr>
      <w:tr>
        <w:trPr>
          <w:trHeight w:val="852" w:hRule="atLeast"/>
        </w:trPr>
        <w:tc>
          <w:tcPr>
            <w:tcW w:w="16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color w:val="953735"/>
                <w:sz w:val="19"/>
                <w:szCs w:val="19"/>
              </w:rPr>
            </w:pPr>
            <w:r>
              <w:rPr>
                <w:b/>
                <w:strike/>
                <w:color w:val="953735"/>
                <w:sz w:val="19"/>
                <w:szCs w:val="19"/>
              </w:rPr>
              <w:t>1/2020 (5091)</w:t>
              <w:br/>
              <w:t>(4TH SEM)</w:t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color w:val="953735"/>
                <w:sz w:val="19"/>
                <w:szCs w:val="19"/>
              </w:rPr>
            </w:pPr>
            <w:r>
              <w:rPr>
                <w:b/>
                <w:strike/>
                <w:color w:val="953735"/>
                <w:sz w:val="19"/>
                <w:szCs w:val="19"/>
              </w:rPr>
              <w:t>(00)</w:t>
            </w:r>
          </w:p>
        </w:tc>
        <w:tc>
          <w:tcPr>
            <w:tcW w:w="2062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</w:tc>
        <w:tc>
          <w:tcPr>
            <w:tcW w:w="233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>504468|IS ZC328|SOFTWARE TESTING</w:t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236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</w:tc>
        <w:tc>
          <w:tcPr>
            <w:tcW w:w="2323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</w:tc>
      </w:tr>
      <w:tr>
        <w:trPr>
          <w:trHeight w:val="852" w:hRule="atLeast"/>
        </w:trPr>
        <w:tc>
          <w:tcPr>
            <w:tcW w:w="16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trike/>
                <w:color w:val="953735"/>
                <w:sz w:val="19"/>
                <w:szCs w:val="19"/>
              </w:rPr>
              <w:t>2/2019</w:t>
              <w:br/>
              <w:t>(5090)</w:t>
              <w:br/>
              <w:t>(5</w:t>
            </w:r>
            <w:r>
              <w:rPr>
                <w:b/>
                <w:strike/>
                <w:color w:val="953735"/>
                <w:sz w:val="19"/>
                <w:szCs w:val="19"/>
                <w:vertAlign w:val="superscript"/>
              </w:rPr>
              <w:t>th</w:t>
            </w:r>
            <w:r>
              <w:rPr>
                <w:b/>
                <w:strike/>
                <w:color w:val="953735"/>
                <w:sz w:val="19"/>
                <w:szCs w:val="19"/>
              </w:rPr>
              <w:t>Sem)</w:t>
              <w:br/>
              <w:t>(00)</w:t>
            </w:r>
          </w:p>
        </w:tc>
        <w:tc>
          <w:tcPr>
            <w:tcW w:w="2062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trike/>
                <w:color w:val="000000"/>
                <w:sz w:val="19"/>
                <w:szCs w:val="19"/>
              </w:rPr>
            </w:pPr>
            <w:r>
              <w:rPr>
                <w:strike/>
                <w:color w:val="000000"/>
                <w:sz w:val="19"/>
                <w:szCs w:val="19"/>
              </w:rPr>
              <w:t xml:space="preserve"> </w:t>
            </w:r>
            <w:r>
              <w:rPr>
                <w:strike/>
                <w:color w:val="000000"/>
                <w:sz w:val="19"/>
                <w:szCs w:val="19"/>
              </w:rPr>
              <w:t xml:space="preserve">502222|IS ZC424|SOFTWARE FOR EMBEDDED SYSTEMS 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strike/>
                <w:color w:val="000000"/>
                <w:sz w:val="19"/>
                <w:szCs w:val="19"/>
              </w:rPr>
            </w:pPr>
            <w:r>
              <w:rPr>
                <w:strike/>
                <w:color w:val="000000"/>
                <w:sz w:val="19"/>
                <w:szCs w:val="19"/>
              </w:rPr>
            </w:r>
          </w:p>
        </w:tc>
        <w:tc>
          <w:tcPr>
            <w:tcW w:w="233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trike/>
                <w:color w:val="000000"/>
                <w:sz w:val="19"/>
                <w:szCs w:val="19"/>
              </w:rPr>
            </w:pPr>
            <w:r>
              <w:rPr>
                <w:strike/>
                <w:color w:val="000000"/>
                <w:sz w:val="19"/>
                <w:szCs w:val="19"/>
              </w:rPr>
              <w:t xml:space="preserve"> </w:t>
            </w:r>
            <w:r>
              <w:rPr>
                <w:strike/>
                <w:color w:val="000000"/>
                <w:sz w:val="19"/>
                <w:szCs w:val="19"/>
              </w:rPr>
              <w:t>501533|BITS ZC471|</w:t>
            </w:r>
            <w:r>
              <w:rPr>
                <w:strike/>
                <w:sz w:val="19"/>
                <w:szCs w:val="19"/>
              </w:rPr>
              <w:t>MANAGEMENT INFORMATION SYSTEM)</w:t>
            </w:r>
          </w:p>
        </w:tc>
        <w:tc>
          <w:tcPr>
            <w:tcW w:w="236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trike/>
                <w:color w:val="000000"/>
                <w:sz w:val="19"/>
                <w:szCs w:val="19"/>
              </w:rPr>
            </w:pPr>
            <w:r>
              <w:rPr>
                <w:strike/>
                <w:color w:val="000000"/>
                <w:sz w:val="19"/>
                <w:szCs w:val="19"/>
              </w:rPr>
              <w:t xml:space="preserve"> </w:t>
            </w:r>
            <w:r>
              <w:rPr>
                <w:strike/>
                <w:color w:val="000000"/>
                <w:sz w:val="19"/>
                <w:szCs w:val="19"/>
              </w:rPr>
              <w:t>501627|IS ZC462|NETWORK -PROGRAMMING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trike/>
                <w:color w:val="000000"/>
                <w:sz w:val="19"/>
                <w:szCs w:val="19"/>
              </w:rPr>
            </w:pPr>
            <w:r>
              <w:rPr>
                <w:strike/>
                <w:color w:val="000000"/>
                <w:sz w:val="19"/>
                <w:szCs w:val="19"/>
              </w:rPr>
              <w:br/>
              <w:t>502383| IS ZC415| DATA MINING</w:t>
            </w:r>
          </w:p>
        </w:tc>
        <w:tc>
          <w:tcPr>
            <w:tcW w:w="2323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trike/>
                <w:color w:val="000000"/>
                <w:sz w:val="19"/>
                <w:szCs w:val="19"/>
              </w:rPr>
            </w:pPr>
            <w:r>
              <w:rPr>
                <w:strike/>
                <w:color w:val="000000"/>
                <w:sz w:val="19"/>
                <w:szCs w:val="19"/>
              </w:rPr>
              <w:t>1. 503714|IS ZC446|DATA STORAGE TECH &amp; NETWORKS</w:t>
            </w:r>
          </w:p>
        </w:tc>
      </w:tr>
      <w:tr>
        <w:trPr>
          <w:trHeight w:val="852" w:hRule="atLeast"/>
        </w:trPr>
        <w:tc>
          <w:tcPr>
            <w:tcW w:w="1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trike/>
                <w:color w:val="953735"/>
                <w:sz w:val="19"/>
                <w:szCs w:val="19"/>
              </w:rPr>
              <w:t>1/2019 (5089) (6</w:t>
            </w:r>
            <w:r>
              <w:rPr>
                <w:b/>
                <w:strike/>
                <w:color w:val="953735"/>
                <w:sz w:val="19"/>
                <w:szCs w:val="19"/>
                <w:vertAlign w:val="superscript"/>
              </w:rPr>
              <w:t>th</w:t>
            </w:r>
            <w:r>
              <w:rPr>
                <w:b/>
                <w:strike/>
                <w:color w:val="953735"/>
                <w:sz w:val="19"/>
                <w:szCs w:val="19"/>
              </w:rPr>
              <w:t>Sem)</w:t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color w:val="953735"/>
                <w:sz w:val="19"/>
                <w:szCs w:val="19"/>
              </w:rPr>
            </w:pPr>
            <w:r>
              <w:rPr>
                <w:b/>
                <w:strike/>
                <w:color w:val="953735"/>
                <w:sz w:val="19"/>
                <w:szCs w:val="19"/>
              </w:rPr>
              <w:t>(00)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  <w:t xml:space="preserve">1. 500926|MGTS ZC211|PRINCIPLES OF MANAGEMENT </w:t>
            </w:r>
          </w:p>
          <w:p>
            <w:pPr>
              <w:pStyle w:val="Normal"/>
              <w:spacing w:before="0" w:after="20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 xml:space="preserve">2.502222|IS ZC424|SOFTWARE FOR EMBEDDED SYSTEMS </w:t>
            </w:r>
          </w:p>
        </w:tc>
        <w:tc>
          <w:tcPr>
            <w:tcW w:w="23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  <w:t xml:space="preserve">500375|TA ZC312|TECHNICAL REPORT WRITING  </w:t>
            </w:r>
          </w:p>
        </w:tc>
        <w:tc>
          <w:tcPr>
            <w:tcW w:w="233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trike/>
                <w:color w:val="000000"/>
                <w:sz w:val="19"/>
                <w:szCs w:val="19"/>
              </w:rPr>
              <w:t>501533|BITS ZC471|</w:t>
            </w:r>
            <w:r>
              <w:rPr>
                <w:strike/>
                <w:sz w:val="19"/>
                <w:szCs w:val="19"/>
              </w:rPr>
              <w:t>MANAGEMENT INFORMATION SYSTEM</w:t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23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trike/>
                <w:color w:val="000000"/>
                <w:sz w:val="19"/>
                <w:szCs w:val="19"/>
              </w:rPr>
            </w:pPr>
            <w:r>
              <w:rPr>
                <w:strike/>
                <w:color w:val="000000"/>
                <w:sz w:val="19"/>
                <w:szCs w:val="19"/>
              </w:rPr>
              <w:t xml:space="preserve">501627|IS ZC462|NETWORK PROGRAMMING </w:t>
            </w:r>
          </w:p>
        </w:tc>
        <w:tc>
          <w:tcPr>
            <w:tcW w:w="23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strike/>
                <w:color w:val="000000"/>
                <w:sz w:val="19"/>
                <w:szCs w:val="19"/>
              </w:rPr>
              <w:t>502383| IS ZC415| DATA MINING</w:t>
            </w:r>
          </w:p>
        </w:tc>
        <w:tc>
          <w:tcPr>
            <w:tcW w:w="232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trike/>
                <w:color w:val="000000"/>
                <w:sz w:val="19"/>
                <w:szCs w:val="19"/>
              </w:rPr>
            </w:pPr>
            <w:r>
              <w:rPr>
                <w:strike/>
                <w:color w:val="000000"/>
                <w:sz w:val="19"/>
                <w:szCs w:val="19"/>
              </w:rPr>
              <w:t>503714|IS ZC446|DATA STORAGE TECH &amp; NETWORKS</w:t>
            </w:r>
          </w:p>
        </w:tc>
      </w:tr>
      <w:tr>
        <w:trPr>
          <w:trHeight w:val="852" w:hRule="atLeast"/>
        </w:trPr>
        <w:tc>
          <w:tcPr>
            <w:tcW w:w="1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color w:val="953735"/>
                <w:sz w:val="19"/>
                <w:szCs w:val="19"/>
              </w:rPr>
            </w:pPr>
            <w:r>
              <w:rPr>
                <w:b/>
                <w:strike/>
                <w:color w:val="953735"/>
                <w:sz w:val="19"/>
                <w:szCs w:val="19"/>
              </w:rPr>
              <w:t>2/2018</w:t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color w:val="953735"/>
                <w:sz w:val="19"/>
                <w:szCs w:val="19"/>
              </w:rPr>
            </w:pPr>
            <w:r>
              <w:rPr>
                <w:b/>
                <w:strike/>
                <w:color w:val="953735"/>
                <w:sz w:val="19"/>
                <w:szCs w:val="19"/>
              </w:rPr>
              <w:t xml:space="preserve"> </w:t>
            </w:r>
            <w:r>
              <w:rPr>
                <w:b/>
                <w:strike/>
                <w:color w:val="953735"/>
                <w:sz w:val="19"/>
                <w:szCs w:val="19"/>
              </w:rPr>
              <w:t>(5088)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trike/>
                <w:color w:val="953735"/>
                <w:sz w:val="19"/>
                <w:szCs w:val="19"/>
              </w:rPr>
              <w:t>(7</w:t>
            </w:r>
            <w:r>
              <w:rPr>
                <w:b/>
                <w:strike/>
                <w:color w:val="953735"/>
                <w:sz w:val="19"/>
                <w:szCs w:val="19"/>
                <w:vertAlign w:val="superscript"/>
              </w:rPr>
              <w:t>th</w:t>
            </w:r>
            <w:r>
              <w:rPr>
                <w:b/>
                <w:strike/>
                <w:color w:val="953735"/>
                <w:sz w:val="19"/>
                <w:szCs w:val="19"/>
              </w:rPr>
              <w:t>Sem)</w:t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color w:val="953735"/>
                <w:sz w:val="19"/>
                <w:szCs w:val="19"/>
              </w:rPr>
            </w:pPr>
            <w:r>
              <w:rPr>
                <w:b/>
                <w:strike/>
                <w:color w:val="953735"/>
                <w:sz w:val="19"/>
                <w:szCs w:val="19"/>
              </w:rPr>
              <w:t>(00)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  <w:t>504300|BITS ZC425T|PROJECT WORK</w:t>
            </w:r>
          </w:p>
        </w:tc>
        <w:tc>
          <w:tcPr>
            <w:tcW w:w="23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</w:tc>
        <w:tc>
          <w:tcPr>
            <w:tcW w:w="233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</w:tc>
        <w:tc>
          <w:tcPr>
            <w:tcW w:w="23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</w:tc>
        <w:tc>
          <w:tcPr>
            <w:tcW w:w="23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</w:tc>
        <w:tc>
          <w:tcPr>
            <w:tcW w:w="232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15468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8"/>
        <w:gridCol w:w="1823"/>
        <w:gridCol w:w="1823"/>
        <w:gridCol w:w="1959"/>
        <w:gridCol w:w="1904"/>
        <w:gridCol w:w="1863"/>
        <w:gridCol w:w="1411"/>
        <w:gridCol w:w="1555"/>
        <w:gridCol w:w="2162"/>
      </w:tblGrid>
      <w:tr>
        <w:trPr>
          <w:trHeight w:val="457" w:hRule="atLeast"/>
        </w:trPr>
        <w:tc>
          <w:tcPr>
            <w:tcW w:w="1546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23NT B.Tech. (Process Engineering)</w:t>
            </w:r>
          </w:p>
        </w:tc>
      </w:tr>
      <w:tr>
        <w:trPr>
          <w:trHeight w:val="254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45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1/2025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NEW ADM 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PEZC234|ENGINEERING MATERIALS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PEZC233|CALCULUS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PE ZC164|COMPUTER PROGRAMMING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PE ZC112| Electrical &amp; Electronics Tech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45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2/2024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(94) 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PEZC321|CHEMICAL PROCESS CALC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PE ZC235|LINEAR ALGEBRA &amp; OPTIMIZATION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PEZC213|ENGINEERING MEASUREMENTS 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  <w:r>
              <w:rPr>
                <w:b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PE ZC319|UNIT OPERATION – I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 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 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45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58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PEZC313|CHEMICAL ENGINEERING THERMODYN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PEZC318|FUNDAMENTALS OF TRANSPORT PROC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  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PE ZC323|PROCESS DESIGN PRINCIPLES </w:t>
            </w:r>
          </w:p>
          <w:p>
            <w:pPr>
              <w:pStyle w:val="Normal"/>
              <w:tabs>
                <w:tab w:val="clear" w:pos="720"/>
                <w:tab w:val="center" w:pos="871" w:leader="none"/>
              </w:tabs>
              <w:spacing w:before="0" w:after="20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b/>
                <w:color w:val="000000"/>
                <w:sz w:val="19"/>
                <w:szCs w:val="19"/>
              </w:rPr>
              <w:tab/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PE ZC412|PROCESS EQUIPMENT DESIGN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  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 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 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45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65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PE ZC434|QUAL CONTR ASSU &amp; RELIABILITY  </w:t>
            </w:r>
          </w:p>
          <w:p>
            <w:pPr>
              <w:pStyle w:val="Normal"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3366FF"/>
                <w:sz w:val="19"/>
                <w:szCs w:val="19"/>
              </w:rPr>
              <w:t xml:space="preserve"> 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  <w:t>PEZC236|MANUFACTURING PROCESSES</w:t>
            </w:r>
          </w:p>
          <w:p>
            <w:pPr>
              <w:pStyle w:val="Normal"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PE ZC452|PROCESS PLANT SAFETY &amp; ENVIRON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PE ZC453|PROCESS CONTROL &amp; INSTRUMENTA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 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 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45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1/2023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82 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PE ZC352|ENERGY MANAGEMENT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PEZC413|</w:t>
            </w:r>
            <w:r>
              <w:rPr>
                <w:sz w:val="19"/>
                <w:szCs w:val="19"/>
              </w:rPr>
              <w:t xml:space="preserve">PRODUCTION PLANNING &amp; CONTROL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PEZC423|ESSENTIALS OF PROJECT M</w:t>
            </w:r>
            <w:r>
              <w:rPr>
                <w:sz w:val="19"/>
                <w:szCs w:val="19"/>
              </w:rPr>
              <w:t>ANAGEMENT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bCs/>
                <w:color w:val="FF00FF"/>
                <w:sz w:val="19"/>
                <w:szCs w:val="19"/>
              </w:rPr>
              <w:t xml:space="preserve">PE ZC449|IoT IN MANUFACTURING  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PEZC411|ENV</w:t>
            </w:r>
            <w:r>
              <w:rPr>
                <w:sz w:val="19"/>
                <w:szCs w:val="19"/>
              </w:rPr>
              <w:t xml:space="preserve">IRONMENTAL </w:t>
            </w:r>
            <w:r>
              <w:rPr>
                <w:color w:val="000000"/>
                <w:sz w:val="19"/>
                <w:szCs w:val="19"/>
              </w:rPr>
              <w:t xml:space="preserve">POLLUTION CONTROL 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</w:p>
        </w:tc>
      </w:tr>
      <w:tr>
        <w:trPr>
          <w:trHeight w:val="845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2/2022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59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PEZC312|TECHNICAL REPORT WRITING   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PEZC221|PRINCIPLES OF MANAGEMENT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  <w:r>
              <w:rPr>
                <w:b/>
                <w:color w:val="000000"/>
                <w:sz w:val="19"/>
                <w:szCs w:val="19"/>
              </w:rPr>
              <w:t xml:space="preserve">  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PE ZC343|MATERIALS MANAGEMENT  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 </w:t>
            </w:r>
          </w:p>
        </w:tc>
        <w:tc>
          <w:tcPr>
            <w:tcW w:w="1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 xml:space="preserve">PE ZC320|UNIT OPERATIONS II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</w:tr>
      <w:tr>
        <w:trPr>
          <w:trHeight w:val="845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bookmarkStart w:id="0" w:name="_heading=h.gjdgxs"/>
            <w:bookmarkEnd w:id="0"/>
            <w:r>
              <w:rPr>
                <w:b/>
                <w:color w:val="953735"/>
                <w:sz w:val="19"/>
                <w:szCs w:val="19"/>
              </w:rPr>
              <w:t>1/2022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>(22)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PE ZC425T|PROJECT WORK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15303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74"/>
        <w:gridCol w:w="2039"/>
        <w:gridCol w:w="2320"/>
        <w:gridCol w:w="2311"/>
        <w:gridCol w:w="2343"/>
        <w:gridCol w:w="2320"/>
        <w:gridCol w:w="2296"/>
      </w:tblGrid>
      <w:tr>
        <w:trPr>
          <w:trHeight w:val="421" w:hRule="atLeast"/>
        </w:trPr>
        <w:tc>
          <w:tcPr>
            <w:tcW w:w="1530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366091"/>
                <w:sz w:val="32"/>
                <w:szCs w:val="32"/>
              </w:rPr>
              <w:t>29EE B. Tech. (Electronics Engineering)</w:t>
            </w:r>
          </w:p>
        </w:tc>
      </w:tr>
      <w:tr>
        <w:trPr>
          <w:trHeight w:val="431" w:hRule="atLeast"/>
        </w:trPr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20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23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23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 xml:space="preserve">SAT EN </w:t>
            </w:r>
          </w:p>
        </w:tc>
        <w:tc>
          <w:tcPr>
            <w:tcW w:w="22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SUN (EN)</w:t>
            </w:r>
          </w:p>
        </w:tc>
      </w:tr>
      <w:tr>
        <w:trPr>
          <w:trHeight w:val="828" w:hRule="atLeast"/>
        </w:trPr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NEW ADM</w:t>
            </w:r>
          </w:p>
        </w:tc>
        <w:tc>
          <w:tcPr>
            <w:tcW w:w="20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BTEE ZC214|OBJECT ORIENTED PROGRAMMING (1/1)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  <w:r>
              <w:rPr>
                <w:b/>
                <w:sz w:val="19"/>
                <w:szCs w:val="19"/>
              </w:rPr>
              <w:t xml:space="preserve">  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BTEE ZC212|ENGINEERING MATHEMATICS (1/1)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BTEE ZC213|ENGINEERING PHYSICS (1/1)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BTEE ZC211|ELEMENTS OF ELECTRICAL AND ELECTRONIC CIRCUITS (1/1)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  <w:tc>
          <w:tcPr>
            <w:tcW w:w="22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</w:tr>
      <w:tr>
        <w:trPr>
          <w:trHeight w:val="828" w:hRule="atLeast"/>
        </w:trPr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2/2024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(146)</w:t>
            </w:r>
          </w:p>
        </w:tc>
        <w:tc>
          <w:tcPr>
            <w:tcW w:w="20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BTEEZC216 : PROB. THEORY &amp; RANDOM PROCESS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BTEEZC215 : PRINCIPLES OF MANAGEMENT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BTEEZC218 : SIGNALS &amp; SYSTEMS </w:t>
            </w:r>
          </w:p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rPr>
                <w:b/>
                <w:bCs/>
                <w:color w:val="000000"/>
              </w:rPr>
              <w:t xml:space="preserve">  </w:t>
            </w:r>
          </w:p>
        </w:tc>
        <w:tc>
          <w:tcPr>
            <w:tcW w:w="23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BTEEZC217 : DIGITAL ELECT &amp; MICROPROCESSOR</w:t>
            </w:r>
          </w:p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bCs/>
                <w:color w:val="00B050"/>
                <w:sz w:val="19"/>
                <w:szCs w:val="19"/>
              </w:rPr>
            </w:pPr>
            <w:r>
              <w:rPr>
                <w:b/>
                <w:bCs/>
                <w:color w:val="00B050"/>
                <w:sz w:val="19"/>
                <w:szCs w:val="19"/>
              </w:rPr>
            </w:r>
          </w:p>
        </w:tc>
        <w:tc>
          <w:tcPr>
            <w:tcW w:w="22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</w:tr>
      <w:tr>
        <w:trPr>
          <w:trHeight w:val="828" w:hRule="atLeast"/>
        </w:trPr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1/2024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(141)</w:t>
            </w:r>
          </w:p>
        </w:tc>
        <w:tc>
          <w:tcPr>
            <w:tcW w:w="20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BTEE ZC311: ANALOG ELECT</w:t>
            </w:r>
          </w:p>
          <w:p>
            <w:pPr>
              <w:pStyle w:val="Normal"/>
              <w:spacing w:before="0" w:after="200"/>
              <w:rPr>
                <w:b/>
                <w:bCs/>
                <w:color w:val="000000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BTEEZC314 : ELECTROMAGENTIC THEORY</w:t>
            </w:r>
          </w:p>
          <w:p>
            <w:pPr>
              <w:pStyle w:val="Normal"/>
              <w:spacing w:before="0" w:after="200"/>
              <w:rPr>
                <w:b/>
                <w:bCs/>
                <w:color w:val="000000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BTEEZC313 : DIGITAL CONTROL SYSTEMS</w:t>
            </w:r>
          </w:p>
          <w:p>
            <w:pPr>
              <w:pStyle w:val="Normal"/>
              <w:spacing w:before="0" w:after="200"/>
              <w:rPr>
                <w:b/>
                <w:bCs/>
                <w:color w:val="000000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BTEEZC312 : COMMUNICATION SYSTEMS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bCs/>
                <w:color w:val="00B050"/>
                <w:sz w:val="19"/>
                <w:szCs w:val="19"/>
              </w:rPr>
            </w:pPr>
            <w:r>
              <w:rPr>
                <w:b/>
                <w:bCs/>
                <w:color w:val="00B050"/>
                <w:sz w:val="19"/>
                <w:szCs w:val="19"/>
              </w:rPr>
            </w:r>
          </w:p>
        </w:tc>
        <w:tc>
          <w:tcPr>
            <w:tcW w:w="22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</w:tr>
      <w:tr>
        <w:trPr>
          <w:trHeight w:val="828" w:hRule="atLeast"/>
        </w:trPr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2/2023</w:t>
            </w:r>
          </w:p>
        </w:tc>
        <w:tc>
          <w:tcPr>
            <w:tcW w:w="20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BTEE ZC316: MICROWARE AND Antena Theory </w:t>
            </w:r>
          </w:p>
          <w:p>
            <w:pPr>
              <w:pStyle w:val="Normal"/>
              <w:spacing w:before="0" w:after="200"/>
              <w:rPr>
                <w:b/>
                <w:bCs/>
                <w:color w:val="000000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</w:rPr>
              <w:t>BTEE ZC315 : Int to Digital Signal Processing</w:t>
            </w:r>
          </w:p>
          <w:p>
            <w:pPr>
              <w:pStyle w:val="Normal"/>
              <w:spacing w:before="0" w:after="200"/>
              <w:rPr>
                <w:b/>
                <w:bCs/>
                <w:color w:val="000000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BTEE ZC319 : INFO THEORY &amp; CODING</w:t>
            </w:r>
          </w:p>
          <w:p>
            <w:pPr>
              <w:pStyle w:val="Normal"/>
              <w:spacing w:before="0" w:after="2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BTEE ZC318 : COMPUTER ARCHITECTURE</w:t>
            </w:r>
          </w:p>
        </w:tc>
        <w:tc>
          <w:tcPr>
            <w:tcW w:w="23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BTEE ZC320: INT TO IOT</w:t>
            </w:r>
          </w:p>
          <w:p>
            <w:pPr>
              <w:pStyle w:val="Normal"/>
              <w:spacing w:before="0" w:after="2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BTEE ZC322: TELE SWIT SYS AND NET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BTEE ZC321: SEMI DEVICE AND TECH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BTEE ZC414: INT TO EDGE COMPUTING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00B050"/>
                <w:sz w:val="19"/>
                <w:szCs w:val="19"/>
              </w:rPr>
            </w:pPr>
            <w:r>
              <w:rPr>
                <w:b/>
                <w:bCs/>
                <w:color w:val="00B050"/>
                <w:sz w:val="19"/>
                <w:szCs w:val="19"/>
              </w:rPr>
            </w:r>
          </w:p>
        </w:tc>
        <w:tc>
          <w:tcPr>
            <w:tcW w:w="22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15468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8"/>
        <w:gridCol w:w="1823"/>
        <w:gridCol w:w="1823"/>
        <w:gridCol w:w="1959"/>
        <w:gridCol w:w="1904"/>
        <w:gridCol w:w="1863"/>
        <w:gridCol w:w="1411"/>
        <w:gridCol w:w="1555"/>
        <w:gridCol w:w="2162"/>
      </w:tblGrid>
      <w:tr>
        <w:trPr>
          <w:trHeight w:val="457" w:hRule="atLeast"/>
        </w:trPr>
        <w:tc>
          <w:tcPr>
            <w:tcW w:w="1546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35AT B.Tech. (Power Engineering)</w:t>
            </w:r>
          </w:p>
        </w:tc>
      </w:tr>
      <w:tr>
        <w:trPr>
          <w:trHeight w:val="254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45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1/2025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NEW ADM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POW ZC231|THERMODYNAMICS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POW ZC235|CALCULUS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POW ZC164|COMPUTER PROGRAMMING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POW ZC113| Electrical &amp; Electronics Tech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45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2/2024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(13) 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POWZC317|TRANSPORT PHENOMENA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  <w:r>
              <w:rPr>
                <w:b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POW ZC234|LINEAR ALGEBRA &amp; OPTIMIZATION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POW ZC243 |ENGINEERING MEASUREMENTS  </w:t>
            </w:r>
          </w:p>
          <w:p>
            <w:pPr>
              <w:pStyle w:val="Normal"/>
              <w:spacing w:before="0" w:after="20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POW ZC343|MICRO &amp; MICROCONTROLLERS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 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 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45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1/2024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POW ZC315: POWER PLANT ENGG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POW ZC344: INSTR &amp; CONTROL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POW ZC342:</w:t>
            </w:r>
            <w:r>
              <w:rPr/>
              <w:t xml:space="preserve"> </w:t>
            </w:r>
            <w:r>
              <w:rPr>
                <w:b/>
                <w:color w:val="000000"/>
                <w:sz w:val="19"/>
                <w:szCs w:val="19"/>
              </w:rPr>
              <w:t>POWER SYSTEM ENGINEERING – I</w:t>
            </w:r>
          </w:p>
          <w:p>
            <w:pPr>
              <w:pStyle w:val="Normal"/>
              <w:spacing w:before="0" w:after="20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POW ZC431 : MAINTENANCE &amp; SAFETY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tbl>
      <w:tblPr>
        <w:tblW w:w="15497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74"/>
        <w:gridCol w:w="2039"/>
        <w:gridCol w:w="2320"/>
        <w:gridCol w:w="1544"/>
        <w:gridCol w:w="2160"/>
        <w:gridCol w:w="900"/>
        <w:gridCol w:w="1620"/>
        <w:gridCol w:w="1620"/>
        <w:gridCol w:w="1620"/>
      </w:tblGrid>
      <w:tr>
        <w:trPr>
          <w:trHeight w:val="421" w:hRule="atLeast"/>
        </w:trPr>
        <w:tc>
          <w:tcPr>
            <w:tcW w:w="15497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366091"/>
                <w:sz w:val="32"/>
                <w:szCs w:val="32"/>
              </w:rPr>
              <w:t>MC19 M.Sc. (Information System)</w:t>
            </w:r>
          </w:p>
        </w:tc>
      </w:tr>
      <w:tr>
        <w:trPr>
          <w:trHeight w:val="431" w:hRule="atLeast"/>
        </w:trPr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20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5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SL6(FRI AN)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28" w:hRule="atLeast"/>
        </w:trPr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1/2025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NEW ADM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No Batch </w:t>
            </w:r>
          </w:p>
        </w:tc>
        <w:tc>
          <w:tcPr>
            <w:tcW w:w="20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 xml:space="preserve">MATH ZC222|DISCRETE STRUCTUTRE FOR COMPUTER SCIENCE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 xml:space="preserve">MATH ZC234|LINEAR ALGEBRA &amp; OPTIMIZATION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5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 xml:space="preserve">TA ZC163|COMPUTER PROGRAMMING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 xml:space="preserve">ES ZC263|DIGITAL ELECTRONICS &amp; MICROPROCESSOR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</w:tr>
      <w:tr>
        <w:trPr>
          <w:trHeight w:val="828" w:hRule="atLeast"/>
        </w:trPr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2/2024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(17)</w:t>
            </w:r>
          </w:p>
        </w:tc>
        <w:tc>
          <w:tcPr>
            <w:tcW w:w="20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 xml:space="preserve">IS ZC313|OBJECT ORIENTED PROGRAMMING &amp; DESIGN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IS ZC327|SYSTEMS PROGRAMMING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5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 xml:space="preserve">IS ZC353|COMPUTER ORG &amp; ARCHITECTURE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 xml:space="preserve">IS ZC363|DATA STRUCTURES &amp; ALGORITHMS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</w:tr>
      <w:tr>
        <w:trPr>
          <w:trHeight w:val="828" w:hRule="atLeast"/>
        </w:trPr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1/2024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3 CORE 1 ELECTIVE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(15)</w:t>
            </w:r>
          </w:p>
        </w:tc>
        <w:tc>
          <w:tcPr>
            <w:tcW w:w="20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IS    ZC364|OPERATING SYSTEMS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0000"/>
                <w:sz w:val="19"/>
                <w:szCs w:val="19"/>
              </w:rPr>
              <w:t xml:space="preserve">IS    ZC337|DATABASE SYSTEMS &amp; APPLICATION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5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BITS ZC471|MANAGEMENT INFORMATION SYSTEM 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  <w:lang w:val="en-IN" w:eastAsia="en-IN" w:bidi="ar-SA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AAOC    ZC111|PROBABILITY AND STATISTICS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IS ZC415|DATA MINING</w:t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strike/>
                <w:color w:val="0000FF"/>
                <w:sz w:val="19"/>
                <w:szCs w:val="19"/>
                <w:lang w:val="en-IN" w:eastAsia="en-IN" w:bidi="ar-SA"/>
              </w:rPr>
            </w:pPr>
            <w:r>
              <w:rPr>
                <w:strike/>
                <w:color w:val="0000FF"/>
                <w:sz w:val="19"/>
                <w:szCs w:val="19"/>
                <w:lang w:val="en-IN"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IS ZC424 |SOFTWARE FOR EMBEDDED SYSTEMS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IS ZC444|ARTIFICIAL INTELLIGENCE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IS ZC447|DATA STORAGE TECH &amp; NETWORKS</w:t>
            </w: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trHeight w:val="828" w:hRule="atLeast"/>
        </w:trPr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3 CORE 1 ELECTIVE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(31)</w:t>
            </w:r>
          </w:p>
        </w:tc>
        <w:tc>
          <w:tcPr>
            <w:tcW w:w="20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 xml:space="preserve">IS ZC373|COMPILER DESIGN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 xml:space="preserve">IS ZC343|SOFTWARE ENGINEERING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  <w:p>
            <w:pPr>
              <w:pStyle w:val="Normal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5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 xml:space="preserve">BITSZC471|MANAGEMENT INFORMATION SYSTEM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IS ZC467|COMPUTER NETWORKS  </w:t>
            </w:r>
          </w:p>
          <w:p>
            <w:pPr>
              <w:pStyle w:val="Normal"/>
              <w:spacing w:before="0" w:after="200"/>
              <w:rPr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IS ZC415|DATA MINING</w:t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strike/>
                <w:color w:val="0000FF"/>
                <w:sz w:val="19"/>
                <w:szCs w:val="19"/>
                <w:lang w:val="en-IN" w:eastAsia="en-IN" w:bidi="ar-SA"/>
              </w:rPr>
            </w:pPr>
            <w:r>
              <w:rPr>
                <w:strike/>
                <w:color w:val="0000FF"/>
                <w:sz w:val="19"/>
                <w:szCs w:val="19"/>
                <w:lang w:val="en-IN"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IS ZC424 |SOFTWARE FOR EMBEDDED SYSTEMS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IS ZC444|ARTIFICIAL INTELLIGENCE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IS ZC447|DATA STORAGE TECH &amp; NETWORKS</w:t>
            </w:r>
          </w:p>
        </w:tc>
      </w:tr>
      <w:tr>
        <w:trPr>
          <w:trHeight w:val="828" w:hRule="atLeast"/>
        </w:trPr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1/2023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PROJECT + 2 ELECTIVE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(33)</w:t>
            </w:r>
          </w:p>
        </w:tc>
        <w:tc>
          <w:tcPr>
            <w:tcW w:w="20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953735"/>
                <w:sz w:val="19"/>
                <w:szCs w:val="19"/>
                <w:highlight w:val="yellow"/>
              </w:rPr>
            </w:pPr>
            <w:r>
              <w:rPr>
                <w:b/>
                <w:color w:val="953735"/>
                <w:sz w:val="19"/>
                <w:szCs w:val="19"/>
                <w:highlight w:val="yellow"/>
              </w:rPr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504978|BITS    ZC426T|PROJECT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color w:val="000000"/>
                <w:sz w:val="19"/>
                <w:szCs w:val="19"/>
                <w:highlight w:val="yellow"/>
              </w:rPr>
            </w:pPr>
            <w:r>
              <w:rPr>
                <w:b/>
                <w:color w:val="000000"/>
                <w:sz w:val="19"/>
                <w:szCs w:val="19"/>
                <w:highlight w:val="yellow"/>
              </w:rPr>
            </w:r>
          </w:p>
        </w:tc>
        <w:tc>
          <w:tcPr>
            <w:tcW w:w="15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 xml:space="preserve">BITSZC471|MANAGEMENT INFORMATION SYSTEM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  <w:r>
              <w:rPr>
                <w:color w:val="FF00FF"/>
                <w:sz w:val="19"/>
                <w:szCs w:val="19"/>
              </w:rPr>
              <w:t>IS ZC462|NETWORK PROGRAMMING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color w:val="00B050"/>
                <w:sz w:val="19"/>
                <w:szCs w:val="19"/>
              </w:rPr>
            </w:pPr>
            <w:r>
              <w:rPr>
                <w:b/>
                <w:strike/>
                <w:color w:val="00B050"/>
                <w:sz w:val="19"/>
                <w:szCs w:val="19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IS ZC415|DATA MINING</w:t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strike/>
                <w:color w:val="0000FF"/>
                <w:sz w:val="19"/>
                <w:szCs w:val="19"/>
                <w:lang w:val="en-IN" w:eastAsia="en-IN" w:bidi="ar-SA"/>
              </w:rPr>
            </w:pPr>
            <w:r>
              <w:rPr>
                <w:strike/>
                <w:color w:val="0000FF"/>
                <w:sz w:val="19"/>
                <w:szCs w:val="19"/>
                <w:lang w:val="en-IN"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IS ZC424 |SOFTWARE FOR EMBEDDED SYSTEMS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IS ZC444|ARTIFICIAL INTELLIGENCE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IS ZC447|DATA STORAGE TECH &amp; NETWORKS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1583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6"/>
        <w:gridCol w:w="1841"/>
        <w:gridCol w:w="1842"/>
        <w:gridCol w:w="1842"/>
        <w:gridCol w:w="1842"/>
        <w:gridCol w:w="1842"/>
        <w:gridCol w:w="1842"/>
        <w:gridCol w:w="1842"/>
        <w:gridCol w:w="1870"/>
      </w:tblGrid>
      <w:tr>
        <w:trPr>
          <w:trHeight w:val="422" w:hRule="atLeast"/>
        </w:trPr>
        <w:tc>
          <w:tcPr>
            <w:tcW w:w="1583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MC21 M.Sc. (Business Analytics)</w:t>
            </w:r>
          </w:p>
        </w:tc>
      </w:tr>
      <w:tr>
        <w:trPr>
          <w:trHeight w:val="464" w:hRule="atLeast"/>
        </w:trPr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7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1/2025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NEW ADM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  <w:t xml:space="preserve">BA ZC412|MODELS &amp; APP IN OPR RESEARCH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  <w:t xml:space="preserve"> </w:t>
            </w:r>
            <w:r>
              <w:rPr>
                <w:b/>
                <w:strike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BAZC411|MARKETING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BA ZC471|MANAGEMENT INFORMATION SYSTEM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  <w:t xml:space="preserve">BA ZC413|INT TO STATISTICAL METHODS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7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2/2024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(20)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BA ZG522|BUSINESS DATA MINING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BAZG523|INTRODUCTION TO DATA SCIENCE (1/3)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BAZG521|FINANCIAL MANAGEMENT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BAZG524|ADVANCED STATISTICAL METHODS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7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(21)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BAZG512|PREDICTIVE ANALYTICS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BAZC414|OPTIMIZATION METHODS FOR ANALYTICS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BA ZG621|SUPPLY CHAIN MANAGEMENT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BA ZG525|BIG DATA ANALYTICS 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7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>2/2023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 CORE 3 ELECTIVE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(15)  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BAZC415|ANALYTICS FOR COMPETITIVE ADVANTAGE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 </w:t>
            </w:r>
          </w:p>
          <w:p>
            <w:pPr>
              <w:pStyle w:val="Normal"/>
              <w:spacing w:before="0" w:after="200"/>
              <w:rPr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 xml:space="preserve">BA ZC423|RETAIL ANALYTICS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BA ZC424|SUPPLY CHAIN ANALYTICS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BAZC417|FINANCIAL RISK ANALYTICS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BA ZC422 MARKETING ANALYTICS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 xml:space="preserve">BA ZC425|HR ANALYTICS 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7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BAZC421|MARKETING MODELS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color w:val="FF00FF"/>
                <w:sz w:val="19"/>
                <w:szCs w:val="19"/>
              </w:rPr>
              <w:t>BA ZC420|DATA VISUALIZATION</w:t>
            </w:r>
            <w:ins w:id="0" w:author="Mitali Sharma" w:date="2021-04-09T09:26:00Z">
              <w:r>
                <w:rPr>
                  <w:color w:val="FF00FF"/>
                  <w:sz w:val="19"/>
                  <w:szCs w:val="19"/>
                </w:rPr>
                <w:t xml:space="preserve"> </w:t>
              </w:r>
            </w:ins>
            <w:r>
              <w:rPr>
                <w:color w:val="FF00FF"/>
                <w:sz w:val="19"/>
                <w:szCs w:val="19"/>
              </w:rPr>
              <w:t xml:space="preserve"> 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1/2023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 T+ 1 ELECTIVE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(20)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 xml:space="preserve">  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BAZG625T|PROJECT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 xml:space="preserve">BA ZC423|RETAIL ANALYTICS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BA ZC424|SUPPLY CHAIN ANALYTICS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BAZC417|FINANCIAL RISK ANALYTICS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BA ZC422 | MARKETING ANALYTICS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 xml:space="preserve">BA ZC425|HR ANALYTICS </w:t>
            </w:r>
          </w:p>
        </w:tc>
        <w:tc>
          <w:tcPr>
            <w:tcW w:w="187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 xml:space="preserve">BAZC421|MARKETING MODELS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color w:val="FF00FF"/>
                <w:sz w:val="19"/>
                <w:szCs w:val="19"/>
              </w:rPr>
              <w:t>BA ZC420|DATA VISUALIZATION</w:t>
            </w:r>
            <w:ins w:id="1" w:author="Mitali Sharma" w:date="2021-04-09T09:26:00Z">
              <w:r>
                <w:rPr>
                  <w:color w:val="FF00FF"/>
                  <w:sz w:val="19"/>
                  <w:szCs w:val="19"/>
                </w:rPr>
                <w:t xml:space="preserve"> </w:t>
              </w:r>
            </w:ins>
            <w:r>
              <w:rPr>
                <w:color w:val="FF00FF"/>
                <w:sz w:val="19"/>
                <w:szCs w:val="19"/>
              </w:rPr>
              <w:t xml:space="preserve"> 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5873" w:type="dxa"/>
        <w:jc w:val="start"/>
        <w:tblInd w:w="5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9"/>
        <w:gridCol w:w="1864"/>
        <w:gridCol w:w="1864"/>
        <w:gridCol w:w="1864"/>
        <w:gridCol w:w="1865"/>
        <w:gridCol w:w="1864"/>
        <w:gridCol w:w="1864"/>
        <w:gridCol w:w="1864"/>
        <w:gridCol w:w="1865"/>
      </w:tblGrid>
      <w:tr>
        <w:trPr>
          <w:trHeight w:val="530" w:hRule="atLeast"/>
        </w:trPr>
        <w:tc>
          <w:tcPr>
            <w:tcW w:w="1587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HT01 M.Tech. (Embedded System)</w:t>
            </w:r>
          </w:p>
        </w:tc>
      </w:tr>
      <w:tr>
        <w:trPr>
          <w:trHeight w:val="440" w:hRule="atLeast"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NEW ADM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ES ZG611 : PROCESS ARCHITE AND DESIGN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ES ZG514|REAL TIME EMBEDDED SYSTEMS   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ESZG512|EMBEDDED SYSTEM DESIGN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ESZC424|SOFTWARE FOR EMBEDDED SYSTEMS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 </w:t>
            </w:r>
          </w:p>
        </w:tc>
      </w:tr>
      <w:tr>
        <w:trPr>
          <w:trHeight w:val="864" w:hRule="atLeast"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2/2024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(172)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ESZG525 AVIONICS SYSTEMS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Sat 8.20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ESZG532|TESTABILITY FOR VLSI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ES ZG573|DIGITAL SIGNAL PROCESSING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ES ZG656|NETWORK EMBEDDED APPLICATIONS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ESZG554|RECONFIGURABLE COMPUTING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ES ZG513|NETWORK SECURITY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ESZG526|ADVANCED COMPUTER NETWORKS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 ZG520|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WIRELESS &amp; MOBILE COMMUNICATION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ESZG531|PERVASIVE COMPUTING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 ZG621|VLSI DESIGN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 ZG642|VLSI ARCHITECTURES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ESZG511|MECHATRONICS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 ZG523|PROJECT MANAGEMENT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 ZG524|REAL TIME OPERATING SYSTEMS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ESZC481|COMPUTER NETWORKS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bCs/>
                <w:strike/>
                <w:color w:val="0000FF"/>
                <w:sz w:val="19"/>
                <w:szCs w:val="19"/>
              </w:rPr>
            </w:pPr>
            <w:r>
              <w:rPr>
                <w:b/>
                <w:bCs/>
                <w:strike/>
                <w:color w:val="0000FF"/>
                <w:sz w:val="19"/>
                <w:szCs w:val="19"/>
              </w:rPr>
              <w:t>ES ZG571|OPTICAL COMMUNICATION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bCs/>
                <w:strike/>
                <w:color w:val="0000FF"/>
                <w:sz w:val="19"/>
                <w:szCs w:val="19"/>
              </w:rPr>
            </w:pPr>
            <w:r>
              <w:rPr>
                <w:b/>
                <w:bCs/>
                <w:strike/>
                <w:color w:val="0000FF"/>
                <w:sz w:val="19"/>
                <w:szCs w:val="19"/>
              </w:rPr>
              <w:t>(not Offered)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bCs/>
                <w:strike/>
                <w:color w:val="0000FF"/>
                <w:sz w:val="19"/>
                <w:szCs w:val="19"/>
              </w:rPr>
            </w:pPr>
            <w:r>
              <w:rPr>
                <w:b/>
                <w:bCs/>
                <w:strike/>
                <w:color w:val="00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bCs/>
                <w:strike/>
                <w:color w:val="0000FF"/>
                <w:sz w:val="19"/>
                <w:szCs w:val="19"/>
              </w:rPr>
            </w:pPr>
            <w:r>
              <w:rPr>
                <w:b/>
                <w:bCs/>
                <w:strike/>
                <w:color w:val="0000FF"/>
                <w:sz w:val="19"/>
                <w:szCs w:val="19"/>
              </w:rPr>
              <w:t>ESZG613|ADVANCED  DIGITAL SIGNAL PROCESSING (not Offered)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ESZG561|MECHANISMS AND ROBOTICS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18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 ZG545| CONTROL &amp; INSTRUMENTATION FOR SYSTEMS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 ZG612|FAULT TOLERANT SYS DESIGN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ES ZC447|DATA STORAGE TECH &amp; NETWORKS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1/2024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(178)  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ESZG525 AVIONICS SYSTEMS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ESZG532|TESTABILITY FOR VLSI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ES ZG573|DIGITAL SIGNAL PROCESSING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ES ZG656|NETWORK EMBEDDED APPLICATIONS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9"/>
                <w:szCs w:val="19"/>
              </w:rPr>
              <w:t>ESZG554|RECONFIGURABLE COMPUTING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ES ZG513|NETWORK SECURITY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ESZG526|ADVANCED COMPUTER NETWORKS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ES ZG520|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WIRELESS &amp; MOBILE COMMUNICATION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ESZG531|PERVASIVE COMPUTING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ES ZG621|VLSI DESIGN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ES ZG642|VLSI ARCHITECTURES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ESZG511|MECHATRONICS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ES ZG523|PROJECT MANAGEMENT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ES ZG524|REAL TIME OPERATING SYSTEMS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ESZC481|COMPUTER NETWORKS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trike/>
                <w:color w:val="000000"/>
                <w:sz w:val="19"/>
                <w:szCs w:val="19"/>
              </w:rPr>
            </w:pPr>
            <w:r>
              <w:rPr>
                <w:strike/>
                <w:color w:val="000000"/>
                <w:sz w:val="19"/>
                <w:szCs w:val="19"/>
              </w:rPr>
              <w:t>ES ZG571|OPTICAL COMMUNICATION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trike/>
                <w:color w:val="000000"/>
                <w:sz w:val="19"/>
                <w:szCs w:val="19"/>
              </w:rPr>
            </w:pPr>
            <w:r>
              <w:rPr>
                <w:strike/>
                <w:color w:val="000000"/>
                <w:sz w:val="19"/>
                <w:szCs w:val="19"/>
              </w:rPr>
              <w:t>ESZG613|ADVANCED  DIGITAL SIGNAL PROCESSING</w:t>
            </w:r>
          </w:p>
          <w:p>
            <w:pPr>
              <w:pStyle w:val="Normal"/>
              <w:pBdr/>
              <w:spacing w:lineRule="auto" w:line="240" w:before="0" w:after="0"/>
              <w:rPr>
                <w:strike/>
                <w:color w:val="000000"/>
                <w:sz w:val="19"/>
                <w:szCs w:val="19"/>
              </w:rPr>
            </w:pPr>
            <w:r>
              <w:rPr>
                <w:strike/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ESZG561|MECHANISMS AND ROBOTICS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18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ES ZG545| CONTROL &amp; INSTRUMENTATION FOR SYSTEMS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ES ZG612|FAULT TOLERANT SYS DESIGN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ES ZC447|DATA STORAGE TECH &amp; NETWORKS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(200)</w:t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ESZG628T|DISSERTATION</w:t>
            </w:r>
          </w:p>
          <w:p>
            <w:pPr>
              <w:pStyle w:val="Normal"/>
              <w:spacing w:before="0" w:after="20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ES ZG553 | REAL TIME SYSTEMS </w:t>
            </w:r>
          </w:p>
          <w:p>
            <w:pPr>
              <w:pStyle w:val="Normal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(CORE FOR BACKLOG)</w:t>
            </w:r>
          </w:p>
        </w:tc>
        <w:tc>
          <w:tcPr>
            <w:tcW w:w="18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ESZG626|HARDWARE SOFTWARE CO-DESIGN</w:t>
            </w:r>
          </w:p>
          <w:p>
            <w:pPr>
              <w:pStyle w:val="Normal"/>
              <w:spacing w:before="0" w:after="20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(CORE FOR BACKLOG)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pPr w:vertAnchor="text" w:horzAnchor="margin" w:tblpXSpec="center" w:leftFromText="180" w:rightFromText="180" w:tblpY="126"/>
        <w:tblW w:w="1564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41"/>
        <w:gridCol w:w="1824"/>
        <w:gridCol w:w="1824"/>
        <w:gridCol w:w="1827"/>
        <w:gridCol w:w="1824"/>
        <w:gridCol w:w="1824"/>
        <w:gridCol w:w="1827"/>
        <w:gridCol w:w="1824"/>
        <w:gridCol w:w="1827"/>
      </w:tblGrid>
      <w:tr>
        <w:trPr>
          <w:trHeight w:val="488" w:hRule="atLeast"/>
        </w:trPr>
        <w:tc>
          <w:tcPr>
            <w:tcW w:w="15642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HT02 M.Tech. (Environment Engineering)</w:t>
            </w:r>
          </w:p>
        </w:tc>
      </w:tr>
      <w:tr>
        <w:trPr>
          <w:trHeight w:val="419" w:hRule="atLeast"/>
        </w:trPr>
        <w:tc>
          <w:tcPr>
            <w:tcW w:w="1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SL6(FRI AN)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24" w:hRule="atLeast"/>
        </w:trPr>
        <w:tc>
          <w:tcPr>
            <w:tcW w:w="1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NEW ADM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EE ZG513|APPLIED TRANSPORT PHENOMENA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EEZG511|ENVIRONMENTAL CHEMISTRY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EEZG515|ENVIRONMENTAL MANAGEMENT SYSTEM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EEZG512|ENVIRONMENTAL BIOTECHNOLOGY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24" w:hRule="atLeast"/>
        </w:trPr>
        <w:tc>
          <w:tcPr>
            <w:tcW w:w="1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2/2024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 CORE + 3 EL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(193)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EE ZG514|ENV SAMPLING &amp; ANAL METHODS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FF"/>
                <w:sz w:val="19"/>
                <w:szCs w:val="19"/>
              </w:rPr>
            </w:pPr>
            <w:r>
              <w:rPr>
                <w:b/>
                <w:color w:val="0000FF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EE ZG521|PHY CHE TREAT P&amp;D FOR WW SYS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 xml:space="preserve"> 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EEZG621|SOLID WASTE MANAGEMENT</w:t>
            </w:r>
          </w:p>
        </w:tc>
        <w:tc>
          <w:tcPr>
            <w:tcW w:w="1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EEZG523|ENVIRONMENTAL STATISTICS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EEZG612 ENV REMOTE SENSING &amp; GIS</w:t>
            </w:r>
            <w:r>
              <w:rPr>
                <w:b/>
                <w:color w:val="0000FF"/>
                <w:sz w:val="19"/>
                <w:szCs w:val="19"/>
              </w:rPr>
              <w:t xml:space="preserve">  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EEZG623|ENV IMPACT AND RISK ASSESSMENT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 xml:space="preserve"> 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FF00FF"/>
                <w:sz w:val="19"/>
                <w:szCs w:val="19"/>
              </w:rPr>
              <w:t>EEZG613|ENVIRONMENTAL SYS MODELLING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EE ZG614|AIR POLLUTION CONTROL TECH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EE ZG522|BIO TREA PRIN &amp; DES FOR WW SYS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   </w:t>
            </w:r>
          </w:p>
        </w:tc>
      </w:tr>
      <w:tr>
        <w:trPr>
          <w:trHeight w:val="824" w:hRule="atLeast"/>
        </w:trPr>
        <w:tc>
          <w:tcPr>
            <w:tcW w:w="1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(149)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EEZG622|ENVIRONMENTAL PROCESS ENGG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EE ZG521|PHY CHE TREAT P&amp;D FOR WW SYS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EEZG621|SOLID WASTE MANAGEMENT</w:t>
            </w:r>
          </w:p>
        </w:tc>
        <w:tc>
          <w:tcPr>
            <w:tcW w:w="1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EEZG523|ENVIRONMENTAL STATISTICS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EEZG612 ENV REMOTE SENSING &amp; GIS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EEZG623|ENV IMPACT AND RISK ASSESSMENT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EEZG613|ENVIRONMENTAL SYS MODELLING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EE ZG614|AIR POLLUTION CONTROL TECH</w:t>
            </w:r>
          </w:p>
        </w:tc>
        <w:tc>
          <w:tcPr>
            <w:tcW w:w="1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EE ZG522|BIO TREA PRIN &amp; DES FOR WW SYS</w:t>
            </w:r>
          </w:p>
        </w:tc>
      </w:tr>
      <w:tr>
        <w:trPr>
          <w:trHeight w:val="2078" w:hRule="atLeast"/>
        </w:trPr>
        <w:tc>
          <w:tcPr>
            <w:tcW w:w="1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(158)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EEZG628T|DISSERTATION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5452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1808"/>
        <w:gridCol w:w="1809"/>
        <w:gridCol w:w="1807"/>
        <w:gridCol w:w="1811"/>
        <w:gridCol w:w="1809"/>
        <w:gridCol w:w="1807"/>
        <w:gridCol w:w="1811"/>
        <w:gridCol w:w="1833"/>
        <w:gridCol w:w="14"/>
      </w:tblGrid>
      <w:tr>
        <w:trPr>
          <w:trHeight w:val="521" w:hRule="atLeast"/>
        </w:trPr>
        <w:tc>
          <w:tcPr>
            <w:tcW w:w="1543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HT06 M.Tech. (Sanitation Science, Technology &amp; Management) (No Admission from last 3 semesters) No Batch</w:t>
            </w:r>
          </w:p>
        </w:tc>
      </w:tr>
      <w:tr>
        <w:trPr>
          <w:trHeight w:val="456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0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0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0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0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SL6(FRI AN)</w:t>
            </w:r>
          </w:p>
        </w:tc>
        <w:tc>
          <w:tcPr>
            <w:tcW w:w="18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1081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2/2023 (5105)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 </w:t>
            </w:r>
            <w:r>
              <w:rPr>
                <w:b/>
                <w:color w:val="953735"/>
                <w:sz w:val="19"/>
                <w:szCs w:val="19"/>
              </w:rPr>
              <w:t>(1</w:t>
            </w:r>
            <w:r>
              <w:rPr>
                <w:b/>
                <w:color w:val="953735"/>
                <w:sz w:val="19"/>
                <w:szCs w:val="19"/>
                <w:vertAlign w:val="superscript"/>
              </w:rPr>
              <w:t>st</w:t>
            </w:r>
            <w:r>
              <w:rPr>
                <w:b/>
                <w:color w:val="953735"/>
                <w:sz w:val="19"/>
                <w:szCs w:val="19"/>
              </w:rPr>
              <w:t>Sem)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2 Core + 2 EL</w:t>
            </w:r>
          </w:p>
        </w:tc>
        <w:tc>
          <w:tcPr>
            <w:tcW w:w="18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  <w:t>506096|SSTM ZG511|SANITATION TECHNOLOGY</w:t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</w:r>
          </w:p>
        </w:tc>
        <w:tc>
          <w:tcPr>
            <w:tcW w:w="180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  <w:t>506097|SSTM ZG512|SANITATION AND PUBLIC HEALTH</w:t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</w:r>
          </w:p>
        </w:tc>
        <w:tc>
          <w:tcPr>
            <w:tcW w:w="180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>506098|SSTM ZG524|ENVIRONMENTAL STATISTICS (2/2)</w:t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18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>506099|SSTM ZG528|ENV IMPACT AND RISK ASSESSMENT (2/2)</w:t>
            </w:r>
          </w:p>
          <w:p>
            <w:pPr>
              <w:pStyle w:val="Normal"/>
              <w:pBdr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180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180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18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18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</w:tr>
      <w:tr>
        <w:trPr>
          <w:trHeight w:val="895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1/2023 (5103)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>(2</w:t>
            </w:r>
            <w:r>
              <w:rPr>
                <w:b/>
                <w:color w:val="953735"/>
                <w:sz w:val="19"/>
                <w:szCs w:val="19"/>
                <w:vertAlign w:val="superscript"/>
              </w:rPr>
              <w:t>nd</w:t>
            </w:r>
            <w:r>
              <w:rPr>
                <w:b/>
                <w:color w:val="953735"/>
                <w:sz w:val="19"/>
                <w:szCs w:val="19"/>
              </w:rPr>
              <w:t xml:space="preserve">Sem)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3 Core + 1 EL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>(00)</w:t>
            </w:r>
          </w:p>
        </w:tc>
        <w:tc>
          <w:tcPr>
            <w:tcW w:w="18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  <w:t>506105|SSTM ZG516|ENV SAMPLING &amp; ANAL METHODS (2/2)</w:t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</w:r>
          </w:p>
        </w:tc>
        <w:tc>
          <w:tcPr>
            <w:tcW w:w="180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  <w:t>506104|SSTM ZG515|EMERGENCY SAN &amp; LEADERSHIP</w:t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</w:r>
          </w:p>
        </w:tc>
        <w:tc>
          <w:tcPr>
            <w:tcW w:w="180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  <w:t xml:space="preserve">506103|SSTM ZG514|SAN FIN &amp; PROJECT  MANAGEMENT </w:t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18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</w:r>
          </w:p>
        </w:tc>
        <w:tc>
          <w:tcPr>
            <w:tcW w:w="180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>506110|SSTM ZG526|SOLID WASTE MANAGEMENT (2/2)</w:t>
            </w:r>
          </w:p>
          <w:p>
            <w:pPr>
              <w:pStyle w:val="Normal"/>
              <w:pBdr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180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trike/>
                <w:sz w:val="19"/>
                <w:szCs w:val="19"/>
              </w:rPr>
              <w:t>506109|SSTM ZG525|ENVIRONMENTAL SYS MODELLING (2/2)</w:t>
            </w:r>
          </w:p>
          <w:p>
            <w:pPr>
              <w:pStyle w:val="Normal"/>
              <w:pBdr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18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18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>506108|SSTM ZG523| BIO TREA PRIN &amp; DES FOR WW SYS (2/2)</w:t>
            </w:r>
          </w:p>
          <w:p>
            <w:pPr>
              <w:pStyle w:val="Normal"/>
              <w:pBdr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</w:tr>
      <w:tr>
        <w:trPr>
          <w:trHeight w:val="895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>2/2022 (5101)</w:t>
              <w:br/>
              <w:t>(3</w:t>
            </w:r>
            <w:r>
              <w:rPr>
                <w:b/>
                <w:color w:val="953735"/>
                <w:sz w:val="19"/>
                <w:szCs w:val="19"/>
                <w:vertAlign w:val="superscript"/>
              </w:rPr>
              <w:t>rd</w:t>
            </w:r>
            <w:r>
              <w:rPr>
                <w:b/>
                <w:color w:val="953735"/>
                <w:sz w:val="19"/>
                <w:szCs w:val="19"/>
              </w:rPr>
              <w:t>Sem)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>1 Core + 3 EL</w:t>
              <w:br/>
              <w:t>(00)</w:t>
            </w:r>
          </w:p>
        </w:tc>
        <w:tc>
          <w:tcPr>
            <w:tcW w:w="18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  <w:t>506102|SSTM ZG513|SAN GOV BEH CHANGE &amp; ADVOCACY</w:t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</w:r>
          </w:p>
        </w:tc>
        <w:tc>
          <w:tcPr>
            <w:tcW w:w="180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>506106|SSTM ZG521|ENVIRONMENTAL CHEMISTRY (2/2)</w:t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</w:r>
          </w:p>
        </w:tc>
        <w:tc>
          <w:tcPr>
            <w:tcW w:w="180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>506111|SSTM ZG527|ENVIRONMENTAL MANAGEMENT SYSTEM (2/2)</w:t>
            </w:r>
          </w:p>
        </w:tc>
        <w:tc>
          <w:tcPr>
            <w:tcW w:w="18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>506107|SSTM ZG522|ENVIRONMENTAL BIOTECHNOLOGY (2/2)</w:t>
            </w:r>
          </w:p>
          <w:p>
            <w:pPr>
              <w:pStyle w:val="Normal"/>
              <w:pBdr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180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>506110|SSTM ZG526|SOLID WASTE MANAGEMENT (2/2)</w:t>
            </w:r>
          </w:p>
          <w:p>
            <w:pPr>
              <w:pStyle w:val="Normal"/>
              <w:pBdr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180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trike/>
                <w:sz w:val="19"/>
                <w:szCs w:val="19"/>
              </w:rPr>
              <w:t>506109|SSTM ZG525|ENVIRONMENTAL SYS MODELLING (2/2)</w:t>
            </w:r>
          </w:p>
          <w:p>
            <w:pPr>
              <w:pStyle w:val="Normal"/>
              <w:pBdr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18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18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</w:tr>
      <w:tr>
        <w:trPr>
          <w:trHeight w:val="895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>1/2022 (5099)</w:t>
              <w:br/>
              <w:t>(4</w:t>
            </w:r>
            <w:r>
              <w:rPr>
                <w:b/>
                <w:color w:val="953735"/>
                <w:sz w:val="19"/>
                <w:szCs w:val="19"/>
                <w:vertAlign w:val="superscript"/>
              </w:rPr>
              <w:t>th</w:t>
            </w:r>
            <w:r>
              <w:rPr>
                <w:b/>
                <w:color w:val="953735"/>
                <w:sz w:val="19"/>
                <w:szCs w:val="19"/>
              </w:rPr>
              <w:t>Sem)</w:t>
              <w:br/>
              <w:t xml:space="preserve"> (02)</w:t>
            </w:r>
          </w:p>
        </w:tc>
        <w:tc>
          <w:tcPr>
            <w:tcW w:w="18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506112|SSTM ZG628T|DISSERTATION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0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0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0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0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1579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1296"/>
        <w:gridCol w:w="1800"/>
        <w:gridCol w:w="2250"/>
        <w:gridCol w:w="1710"/>
        <w:gridCol w:w="2197"/>
        <w:gridCol w:w="2229"/>
        <w:gridCol w:w="1514"/>
        <w:gridCol w:w="1664"/>
      </w:tblGrid>
      <w:tr>
        <w:trPr>
          <w:trHeight w:val="440" w:hRule="atLeast"/>
        </w:trPr>
        <w:tc>
          <w:tcPr>
            <w:tcW w:w="15794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color w:val="366091"/>
                <w:sz w:val="32"/>
                <w:szCs w:val="32"/>
              </w:rPr>
              <w:t>MT12/MT13   M.Tech. (Software Systems)</w:t>
            </w:r>
          </w:p>
        </w:tc>
      </w:tr>
      <w:tr>
        <w:trPr>
          <w:trHeight w:val="350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2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219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51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6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NEW ADM</w:t>
            </w:r>
          </w:p>
        </w:tc>
        <w:tc>
          <w:tcPr>
            <w:tcW w:w="12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SS ZG519|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b/>
                <w:color w:val="000000"/>
                <w:sz w:val="19"/>
                <w:szCs w:val="19"/>
              </w:rPr>
              <w:t>DATA STRUCTURES &amp; ALGORITHMS DESIGN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b/>
                <w:sz w:val="19"/>
                <w:szCs w:val="19"/>
              </w:rPr>
              <w:t>SSZG526|DISTRIBUTED COMPUTING</w:t>
            </w: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spacing w:before="0" w:after="20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ZC416|MATH FOUNDATIONS FOR DATA SCI </w:t>
            </w:r>
          </w:p>
          <w:p>
            <w:pPr>
              <w:pStyle w:val="Normal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ZG512|EMBEDDED SYSTEM DESIGN </w:t>
            </w:r>
          </w:p>
          <w:p>
            <w:pPr>
              <w:pStyle w:val="Normal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ZG514|OBJECT ORIENTED ANALYSIS &amp; DESIGN  </w:t>
            </w:r>
          </w:p>
          <w:p>
            <w:pPr>
              <w:pStyle w:val="Normal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ZG520|WIRELESS &amp; MOBILE COMMUNICATION </w:t>
            </w:r>
          </w:p>
          <w:p>
            <w:pPr>
              <w:pStyle w:val="Normal"/>
              <w:spacing w:before="0" w:after="200"/>
              <w:rPr>
                <w:rFonts w:eastAsia="Times New Roman"/>
                <w:strike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ZG553|REAL TIME SYSTEMS</w:t>
            </w: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SSZG518|DATABASE DESIGN &amp; APPLICATIONS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  <w:p>
            <w:pPr>
              <w:pStyle w:val="Normal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FF00FF"/>
                <w:sz w:val="19"/>
                <w:szCs w:val="19"/>
                <w:lang w:eastAsia="en-IN" w:bidi="ar-SA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b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b/>
                <w:color w:val="FF00FF"/>
                <w:sz w:val="19"/>
                <w:szCs w:val="19"/>
                <w:lang w:eastAsia="en-IN" w:bidi="ar-SA"/>
              </w:rPr>
            </w:r>
          </w:p>
        </w:tc>
        <w:tc>
          <w:tcPr>
            <w:tcW w:w="219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spacing w:before="0" w:after="20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spacing w:before="0" w:after="20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  <w:tc>
          <w:tcPr>
            <w:tcW w:w="151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 xml:space="preserve">SS ZC425|DATA MINING </w:t>
            </w:r>
          </w:p>
          <w:p>
            <w:pPr>
              <w:pStyle w:val="Normal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 xml:space="preserve">SS ZG528|CYBER PHYSICAL SYSTEMS </w:t>
            </w:r>
          </w:p>
          <w:p>
            <w:pPr>
              <w:pStyle w:val="Normal"/>
              <w:spacing w:before="0" w:after="20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  <w:tc>
          <w:tcPr>
            <w:tcW w:w="16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ZG681|CYBER SECURITY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3366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3366FF"/>
                <w:sz w:val="19"/>
                <w:szCs w:val="19"/>
                <w:lang w:eastAsia="en-IN" w:bidi="ar-SA"/>
              </w:rPr>
              <w:t xml:space="preserve">SSZG562|SOFTWARE ENGINEERING AND MANAGEMENT 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 xml:space="preserve">SS ZC444|ARTIFICIAL INTELLIGENCE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ZC447|DATA STORAGE TECH &amp;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ZG626|HARDWARE SOFTWARE CO-DESIGN</w:t>
            </w:r>
          </w:p>
        </w:tc>
      </w:tr>
      <w:tr>
        <w:trPr>
          <w:trHeight w:val="864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2/2024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(178)  </w:t>
            </w:r>
          </w:p>
        </w:tc>
        <w:tc>
          <w:tcPr>
            <w:tcW w:w="12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SSZG653|SOFTWARE ARCHITECTURES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rFonts w:eastAsia="Calibri"/>
                <w:color w:val="FF00FF"/>
                <w:sz w:val="19"/>
                <w:szCs w:val="19"/>
                <w:lang w:eastAsia="en-IN" w:bidi="ar-SA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ZG567 | AI AND ML TECH IN CYBER SECU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ZG568|APPLIED MACHINE LEARNING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ZG575|ETHICAL HACKING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SSZG589|MIDDLEWARE TECHNOLOGIES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ZG599|NATURAL LANGUAGE PROCESSING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FF00FF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 xml:space="preserve">SS ZG513|NETWORK SECURITY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ZG525|ADVANCED COMPUTER NETWORKS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ZC416|MATH FOUNDATIONS FOR DATA SCI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ZG512|EMBEDDED SYSTEM DESIGN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ZG514|OBJECT ORIENTED ANALYSIS &amp; DESIGN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ZG520|WIRELESS &amp; MOBILE COMMUNICATION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ZG586|EDGE COMPUTING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ZG588|CYBER CRIME, FOREN &amp; INCI HAND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 xml:space="preserve">SS ZG553|REAL TIME SYSTEMS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SSZC462|NETWORK PROGRAMMING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ZG529|DEEP LEARNING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highlight w:val="yellow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SSZG569|BLOCKCHAIN TECHNOLOGIES &amp; SYST</w:t>
            </w:r>
            <w:r>
              <w:rPr>
                <w:rFonts w:eastAsia="Times New Roman"/>
                <w:color w:val="000000"/>
                <w:sz w:val="19"/>
                <w:szCs w:val="19"/>
                <w:highlight w:val="yellow"/>
                <w:lang w:eastAsia="en-IN" w:bidi="ar-SA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highlight w:val="yellow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highlight w:val="yellow"/>
                <w:lang w:eastAsia="en-IN" w:bidi="ar-SA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SSZG584 | DATA MANAGEMENT FOR IOT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SSZG684|PARALLEL EMBEDDED ARCHITECTURE</w:t>
            </w:r>
          </w:p>
          <w:p>
            <w:pPr>
              <w:pStyle w:val="Normal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 xml:space="preserve">SS ZC467|COMPUTER NETWORKS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FF00FF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 xml:space="preserve">SS ZG527|CLOUD COMPUTING 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  <w:tc>
          <w:tcPr>
            <w:tcW w:w="219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</w:tc>
        <w:tc>
          <w:tcPr>
            <w:tcW w:w="151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ZG515|DATA WAREHOUSING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SSZG566|SECURE SOFTWARE ENGINEERING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SSZG580|SOFTWARE DEFINED NETWORKS</w:t>
            </w:r>
          </w:p>
          <w:p>
            <w:pPr>
              <w:pStyle w:val="Normal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 xml:space="preserve">SS ZG528|CYBER PHYSICAL SYSTEMS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ZC425|DATA MINING</w:t>
            </w:r>
          </w:p>
          <w:p>
            <w:pPr>
              <w:pStyle w:val="Normal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before="0" w:after="20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ZG585| CROSS PLATFORM APP DEVELOPMENT</w:t>
            </w:r>
          </w:p>
        </w:tc>
        <w:tc>
          <w:tcPr>
            <w:tcW w:w="16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SSZG537|INFORMATION RETRIEVAL</w:t>
            </w:r>
            <w:r>
              <w:rPr>
                <w:rFonts w:eastAsia="Times New Roman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sz w:val="19"/>
                <w:szCs w:val="19"/>
                <w:lang w:eastAsia="en-IN" w:bidi="ar-SA"/>
              </w:rPr>
              <w:t>SSZG556|STREAM PROCESSING &amp; ANALYTICS</w:t>
            </w: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ZG681|CYBER SECURITY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FF"/>
                <w:sz w:val="19"/>
                <w:szCs w:val="19"/>
                <w:lang w:eastAsia="en-IN" w:bidi="ar-SA"/>
              </w:rPr>
              <w:t xml:space="preserve">SSZG562|SOFTWARE ENGINEERING AND MANAGEMENT 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ZC444|ARTIFICIAL INTELLIGENCE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ZC447|DATA STORAGE TECH &amp;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ZG626|HARDWARE SOFTWARE CO-DESIGN</w:t>
            </w:r>
          </w:p>
        </w:tc>
      </w:tr>
      <w:tr>
        <w:trPr>
          <w:trHeight w:val="620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(198)</w:t>
            </w:r>
          </w:p>
        </w:tc>
        <w:tc>
          <w:tcPr>
            <w:tcW w:w="12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ZG656| NETWORK EMBEDDED APPLICATIONS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ZG536|ADV STAT TECHNIQUES FOR ANALYTICS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b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b/>
                <w:color w:val="FF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ZG570|CLOUD, IOT &amp; ENTERPRISE SEC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 xml:space="preserve">SS ZG522|DESIGN &amp; OPER OF DATA CENTERS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b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b/>
                <w:color w:val="FF00FF"/>
                <w:sz w:val="19"/>
                <w:szCs w:val="19"/>
                <w:lang w:eastAsia="en-IN" w:bidi="ar-SA"/>
              </w:rPr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ZG567 | AI AND ML TECH IN CYBER SECU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ZG568|APPLIED MACHINE LEARNING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ZG575|ETHICAL HACKING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SSZG589|MIDDLEWARE TECHNOLOGIES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ZG599|NATURAL LANGUAGE PROCESSING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ZG513|NETWORK SECURITY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ZG525|ADVANCED COMPUTER NETWORKS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ZC416|MATH FOUNDATIONS FOR DATA SCI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ZG512|EMBEDDED SYSTEM DESIGN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ZG514|OBJECT ORIENTED ANALYSIS &amp; DESIGN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ZG520|WIRELESS &amp; MOBILE COMMUNICATION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ZG586|EDGE COMPUTING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ZG588|CYBER CRIME, FOREN &amp; INCI HAND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 xml:space="preserve">SS ZG553|REAL TIME SYSTEMS </w:t>
            </w: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SSZC462|NETWORK PROGRAMMING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ZG529|DEEP LEARNING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highlight w:val="yellow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SSZG569|BLOCKCHAIN TECHNOLOGIES &amp; SYST</w:t>
            </w:r>
            <w:r>
              <w:rPr>
                <w:rFonts w:eastAsia="Times New Roman"/>
                <w:color w:val="000000"/>
                <w:sz w:val="19"/>
                <w:szCs w:val="19"/>
                <w:highlight w:val="yellow"/>
                <w:lang w:eastAsia="en-IN" w:bidi="ar-SA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highlight w:val="yellow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highlight w:val="yellow"/>
                <w:lang w:eastAsia="en-IN" w:bidi="ar-SA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SSZG584 | DATA MANAGEMENT FOR IOT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SSZG684|PARALLEL EMBEDDED ARCHITECTURE</w:t>
            </w:r>
          </w:p>
          <w:p>
            <w:pPr>
              <w:pStyle w:val="Normal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 xml:space="preserve">SSZC467|COMPUTER NETWORKS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 xml:space="preserve">SS ZG527|CLOUD COMPUTING 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  <w:tc>
          <w:tcPr>
            <w:tcW w:w="219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</w:tc>
        <w:tc>
          <w:tcPr>
            <w:tcW w:w="151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ZG515|DATA WAREHOUSING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SSZG566|SECURE SOFTWARE ENGINEERING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SSZG580|SOFTWARE DEFINED NETWORKS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SSZC427|SOFTWARE FOR EMBEDDED SYSTEMS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 xml:space="preserve">SS ZG528|CYBER PHYSICAL SYSTEMS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ZC425|DATA MINING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ZG585| CROSS PLATFORM APP DEVELOPMENT</w:t>
            </w:r>
          </w:p>
        </w:tc>
        <w:tc>
          <w:tcPr>
            <w:tcW w:w="16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SSZG537|INFORMATION RETRIEVAL</w:t>
            </w:r>
            <w:r>
              <w:rPr>
                <w:rFonts w:eastAsia="Times New Roman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sz w:val="19"/>
                <w:szCs w:val="19"/>
                <w:lang w:eastAsia="en-IN" w:bidi="ar-SA"/>
              </w:rPr>
              <w:t>SSZG556|STREAM PROCESSING &amp; ANALYTICS</w:t>
            </w: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ZG681|CYBER SECURITY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ZC444|ARTIFICIAL INTELLIGENCE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sz w:val="19"/>
                <w:szCs w:val="19"/>
                <w:lang w:eastAsia="en-IN" w:bidi="ar-SA"/>
              </w:rPr>
              <w:t xml:space="preserve">SSZG562|SOFTWARE ENGINEERING AND MANAGEMENT 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ZC447|DATA STORAGE TECH &amp;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ZG626|HARDWARE SOFTWARE CO-DESIGN</w:t>
            </w:r>
          </w:p>
        </w:tc>
      </w:tr>
      <w:tr>
        <w:trPr>
          <w:trHeight w:val="864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2/2023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8"/>
                <w:szCs w:val="18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 </w:t>
            </w:r>
            <w:r>
              <w:rPr>
                <w:b/>
                <w:color w:val="953735"/>
                <w:sz w:val="19"/>
                <w:szCs w:val="19"/>
              </w:rPr>
              <w:t>(246)</w:t>
            </w:r>
          </w:p>
        </w:tc>
        <w:tc>
          <w:tcPr>
            <w:tcW w:w="12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/>
              </w:rPr>
            </w:pPr>
            <w:r>
              <w:rPr>
                <w:b/>
                <w:sz w:val="18"/>
                <w:szCs w:val="18"/>
              </w:rPr>
              <w:t>SSZG628T|DISSERTATION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eastAsia="Times New Roman"/>
                <w:color w:val="000000"/>
                <w:sz w:val="18"/>
                <w:szCs w:val="18"/>
                <w:lang w:eastAsia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en-IN"/>
              </w:rPr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19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1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6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555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34"/>
        <w:gridCol w:w="1836"/>
        <w:gridCol w:w="1837"/>
        <w:gridCol w:w="1837"/>
        <w:gridCol w:w="1837"/>
        <w:gridCol w:w="1836"/>
        <w:gridCol w:w="1837"/>
        <w:gridCol w:w="1837"/>
        <w:gridCol w:w="1865"/>
      </w:tblGrid>
      <w:tr>
        <w:trPr>
          <w:trHeight w:val="518" w:hRule="atLeast"/>
        </w:trPr>
        <w:tc>
          <w:tcPr>
            <w:tcW w:w="1555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HT12 M.Tech. (Software Systems) Backlog only</w:t>
            </w:r>
          </w:p>
        </w:tc>
      </w:tr>
      <w:tr>
        <w:trPr>
          <w:trHeight w:val="518" w:hRule="atLeast"/>
        </w:trPr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3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3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SL6(FRI AN)</w:t>
            </w: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74" w:hRule="atLeast"/>
        </w:trPr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8"/>
                <w:szCs w:val="18"/>
              </w:rPr>
            </w:pPr>
            <w:r>
              <w:rPr>
                <w:b/>
                <w:color w:val="953735"/>
                <w:sz w:val="18"/>
                <w:szCs w:val="18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SSZG538|INFRASTRUCTURE MANAGEMENT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SSZG622|SOFTWARE PROJECT MANAGEMENT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SSZG552|SOFTWARE TESTING METHODOLOGIES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(Should not assign IM &amp; SPM to MT12 &amp; MT13 students)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 </w:t>
            </w: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SS ZG656|</w:t>
            </w:r>
            <w:r>
              <w:rPr/>
              <w:t xml:space="preserve"> </w:t>
            </w:r>
            <w:r>
              <w:rPr>
                <w:sz w:val="19"/>
                <w:szCs w:val="19"/>
              </w:rPr>
              <w:t xml:space="preserve">NETWORK EMBEDDED APPLICATIONS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SSZG531|PERVASIVE COMPUTING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SS ZG582|TELECOM NETWORK MANAGEMENT </w:t>
            </w:r>
            <w:r>
              <w:rPr>
                <w:color w:val="FF00FF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SS ZG520|WIRELESS &amp; MOBILE COMMUNICATION </w:t>
            </w:r>
            <w:r>
              <w:rPr>
                <w:color w:val="FF00FF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EEEZG512|EMBEDDED SYSTEM DESIGN </w:t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z w:val="19"/>
                <w:szCs w:val="19"/>
              </w:rPr>
              <w:t>IS ZC462|NETWORK PROGRAMMING</w:t>
            </w:r>
            <w:r>
              <w:rPr>
                <w:strike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CS ZG524|REAL TIME OPERATING SYSTEMS  </w:t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183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SS ZG513|NETWORK SECURITY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CSZG525|ADVANCED COMPUTER NETWORKS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 xml:space="preserve">IS ZC415|DATA MINING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BITS ZG553|REAL TIME SYSTEMS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ISZC467|COMPUTER NETWORKS  </w:t>
            </w: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IS ZC444|ARTIFICIAL INTELLIGENCE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EEE ZG573|DIGITAL SIGNAL PROCESSING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IS ZC447|DATA STORAGE TECH &amp; NETWORKS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SS ZG536|ADV STAT TECHNIQUES FOR ANALYTICS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SSZG626|HARDWARE  SOFTWARE CO-DESIGN</w:t>
              <w:br/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SS  ZG527|CLOUD COMPUTING </w:t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SSZG661|SOFTWARE QUALITY MANAGEMENT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EEE ZG 571|OPTICAL COMMUNICATIONS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SS ZG515|DATA WAREHOUSING </w:t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SS ZG566|SECURE SOFTWARE ENGINEERING  </w:t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</w:tc>
        <w:tc>
          <w:tcPr>
            <w:tcW w:w="18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2.504247|SS ZG537|INFORMATION RETRIEVAL (2/2)</w:t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1. 505661|SS ZG681|CYBER SECURITY(2/3)</w:t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FF"/>
                <w:sz w:val="19"/>
                <w:szCs w:val="19"/>
              </w:rPr>
              <w:t>SSZC427|SOFTWARE FOR EMBEDDED SYSTEMS</w:t>
            </w: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trike/>
                <w:color w:val="0000FF"/>
                <w:sz w:val="19"/>
                <w:szCs w:val="19"/>
              </w:rPr>
            </w:pPr>
            <w:r>
              <w:rPr>
                <w:color w:val="0000FF"/>
                <w:sz w:val="19"/>
                <w:szCs w:val="19"/>
              </w:rPr>
              <w:t>SSZG562|SOFTWARE ENGINEERING AND MANAGEMENT</w:t>
            </w:r>
            <w:r>
              <w:rPr>
                <w:sz w:val="19"/>
                <w:szCs w:val="19"/>
              </w:rPr>
              <w:t xml:space="preserve">   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15497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52"/>
        <w:gridCol w:w="1785"/>
        <w:gridCol w:w="1440"/>
        <w:gridCol w:w="1980"/>
        <w:gridCol w:w="1800"/>
        <w:gridCol w:w="1980"/>
        <w:gridCol w:w="1620"/>
        <w:gridCol w:w="1620"/>
        <w:gridCol w:w="1620"/>
      </w:tblGrid>
      <w:tr>
        <w:trPr>
          <w:trHeight w:val="504" w:hRule="atLeast"/>
        </w:trPr>
        <w:tc>
          <w:tcPr>
            <w:tcW w:w="15497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HT15 M.Tech. (Software Systems)</w:t>
            </w:r>
          </w:p>
        </w:tc>
      </w:tr>
      <w:tr>
        <w:trPr>
          <w:trHeight w:val="333" w:hRule="atLeast"/>
        </w:trPr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SL6(FRI AN)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1052" w:hRule="atLeast"/>
        </w:trPr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NO BATCH</w:t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SSZC222 | DISC STRU FOR COMPUTER SCI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strike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    ZC234 | LINEAR ALGEBRA &amp; OPTIMIZATION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    ZC163 | COMPUTER PROGRAMMING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b/>
                <w:strike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    ZC263 | DIGITAL ELECTRONICS &amp; MICRO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trike/>
                <w:color w:val="00B050"/>
                <w:sz w:val="19"/>
                <w:szCs w:val="19"/>
              </w:rPr>
            </w:pPr>
            <w:r>
              <w:rPr>
                <w:b/>
                <w:strike/>
                <w:color w:val="00B050"/>
                <w:sz w:val="19"/>
                <w:szCs w:val="19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</w:tr>
      <w:tr>
        <w:trPr>
          <w:trHeight w:val="1052" w:hRule="atLeast"/>
        </w:trPr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2/2024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NO BATCH</w:t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ZC313|OBJECT ORIENTED PROGRAMMING &amp; DESIGN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SSZC327|SYSTEPROGRAMMIN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ZC353|COMPUTER ORGANIZATION &amp; ARCHITECTURE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ZC363|DATA STRUCTURES &amp; ALGORITHMS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/>
                <w:b/>
                <w:color w:val="00B05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b/>
                <w:color w:val="00B050"/>
                <w:sz w:val="19"/>
                <w:szCs w:val="19"/>
                <w:lang w:eastAsia="en-IN" w:bidi="ar-SA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B050"/>
                <w:sz w:val="19"/>
                <w:szCs w:val="19"/>
              </w:rPr>
            </w:pPr>
            <w:r>
              <w:rPr>
                <w:b/>
                <w:color w:val="00B050"/>
                <w:sz w:val="19"/>
                <w:szCs w:val="19"/>
              </w:rPr>
            </w:r>
          </w:p>
        </w:tc>
      </w:tr>
      <w:tr>
        <w:trPr>
          <w:trHeight w:val="823" w:hRule="atLeast"/>
        </w:trPr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NO BATCH</w:t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color w:val="953735"/>
                <w:sz w:val="19"/>
                <w:szCs w:val="19"/>
              </w:rPr>
            </w:pPr>
            <w:r>
              <w:rPr>
                <w:b/>
                <w:strike/>
                <w:color w:val="953735"/>
                <w:sz w:val="19"/>
                <w:szCs w:val="19"/>
              </w:rPr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ZC364|Operating Systems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SSZC337|Database Systems &amp; Applications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ZC416 MATH FOUNDATION FOR DATA SCI</w:t>
            </w:r>
          </w:p>
          <w:p>
            <w:pPr>
              <w:pStyle w:val="Normal"/>
              <w:rPr/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ZG512|EMBEDDED SYSTEM DESIGN</w:t>
            </w:r>
          </w:p>
          <w:p>
            <w:pPr>
              <w:pStyle w:val="Normal"/>
              <w:spacing w:before="0" w:after="20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ZG514|OBJECT ORIENTED ANALYSIS &amp; DESIGN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SSZC111|Probability &amp; Statistics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ZC425|DATA MINING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 xml:space="preserve">SS ZC444| Artificial Intelligence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ZC447|DATA STORAGE TECH &amp; NETWORKS</w:t>
            </w:r>
          </w:p>
        </w:tc>
      </w:tr>
      <w:tr>
        <w:trPr>
          <w:trHeight w:val="823" w:hRule="atLeast"/>
        </w:trPr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2/2023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NO BATCH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b/>
                <w:bCs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  <w:lang w:eastAsia="en-IN" w:bidi="ar-SA"/>
              </w:rPr>
              <w:t>SS ZC373|COMPILER DESIGN (2/2)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b/>
                <w:bCs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  <w:lang w:eastAsia="en-IN" w:bidi="ar-SA"/>
              </w:rPr>
              <w:t>SS ZC343 | SOFTWARE ENGINEERING (2/2)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b/>
                <w:bCs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  <w:lang w:eastAsia="en-IN" w:bidi="ar-SA"/>
              </w:rPr>
              <w:t>SS ZC328 SOFTWARE TESTING (1/1)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 xml:space="preserve">SS ZC467 COMPUTER NETWORKS 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 xml:space="preserve">(core) 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</w:tr>
      <w:tr>
        <w:trPr>
          <w:trHeight w:val="2510" w:hRule="atLeast"/>
        </w:trPr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1/2023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NO BATCH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ZG653|SOFTWARE ARCHITECTURES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SS ZG536 ADV STAT TECH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SS ZG570 CLOUD, IOT &amp; ENTER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SS ZG526|DISTRIBUTED COMPUTING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SS ZG513 NETWORK SEC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SS ZG525 ADV COMP NET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SS ZC462 NETWORK PROGRAMMING</w:t>
            </w:r>
          </w:p>
          <w:p>
            <w:pPr>
              <w:pStyle w:val="Normal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ZC416 MATH FOUNDATION FOR DATA SCI</w:t>
            </w:r>
          </w:p>
          <w:p>
            <w:pPr>
              <w:pStyle w:val="Normal"/>
              <w:rPr/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ZG512|EMBEDDED SYSTEM DESIGN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ZG514|OBJECT ORIENTED ANALYSIS &amp; DESIGN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SS ZG520|WIRELESS &amp; MOBILE COMMUNICATION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SS ZG586 EDGE COMPUTING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SS ZG588 CYBER CRIME, FOREN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SS ZG553 REAL TIME SYS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  <w:t>SS ZG529 DEEP LEARNING</w:t>
            </w:r>
          </w:p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  <w:t>SSZG569 BLOCK CHAIN</w:t>
            </w:r>
          </w:p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  <w:t>SS ZG584 DATA MANAGEMENT FOR IOT</w:t>
            </w:r>
          </w:p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  <w:t>SS ZG684 PARALLEL EMBEDDED</w:t>
            </w:r>
          </w:p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color w:val="FF00FF"/>
                <w:sz w:val="20"/>
                <w:szCs w:val="20"/>
              </w:rPr>
              <w:t xml:space="preserve">SS ZC467 COMPUTER NETWORKS  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SS ZG527 CLOUD COMP</w:t>
            </w:r>
          </w:p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b/>
                <w:color w:val="00B05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b/>
                <w:color w:val="00B050"/>
                <w:sz w:val="19"/>
                <w:szCs w:val="19"/>
                <w:lang w:eastAsia="en-IN" w:bidi="ar-SA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ZG515 DATA WAREHOUSING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ZG566 SECURE SOFTWARE ENGG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ZG580 SOFTWARE DEFINED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ZC425|DATA MINING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ZG585 CROSS PLAT APPL DEV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ZG528 CYBER</w:t>
            </w: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 </w:t>
            </w: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PHY SYS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ZG537 INFORMATION RETRIEVEL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SSZG556 STREAM PROCESSING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ZG681 CYBER SECURITY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FF"/>
                <w:sz w:val="19"/>
                <w:szCs w:val="19"/>
                <w:lang w:eastAsia="en-IN" w:bidi="ar-SA"/>
              </w:rPr>
              <w:t>SS ZC427|SOFTWARE FOR EMBEDDED SYSTEMS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FF"/>
                <w:sz w:val="19"/>
                <w:szCs w:val="19"/>
                <w:lang w:eastAsia="en-IN" w:bidi="ar-SA"/>
              </w:rPr>
              <w:t>SS ZG562 SOFTWARE ENGG &amp; MGMT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 xml:space="preserve">SS ZC444| Artificial Intelligence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ZG626 HARDWARE SOFTWARE CO-DESIGN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FF"/>
                <w:sz w:val="19"/>
                <w:szCs w:val="19"/>
                <w:lang w:eastAsia="en-IN" w:bidi="ar-SA"/>
              </w:rPr>
            </w:r>
          </w:p>
        </w:tc>
      </w:tr>
      <w:tr>
        <w:trPr>
          <w:trHeight w:val="2510" w:hRule="atLeast"/>
        </w:trPr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2/2022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 </w:t>
            </w:r>
            <w:r>
              <w:rPr>
                <w:b/>
                <w:color w:val="953735"/>
                <w:sz w:val="19"/>
                <w:szCs w:val="19"/>
              </w:rPr>
              <w:t>(24)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ZG653|SOFTWARE ARCHITECTURES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SS ZG536 ADV STAT TECH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SS ZG570 CLOUD, IOT &amp; ENTER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FF00FF"/>
                <w:sz w:val="20"/>
                <w:szCs w:val="20"/>
              </w:rPr>
              <w:t>SS ZG513 NETWORK SEC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SS ZG525 ADV COMP NET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ZC416 MATH FOUNDATION FOR DATA SCI</w:t>
            </w:r>
          </w:p>
          <w:p>
            <w:pPr>
              <w:pStyle w:val="Normal"/>
              <w:rPr/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ZG512|EMBEDDED SYSTEM DESIGN</w:t>
            </w:r>
          </w:p>
          <w:p>
            <w:pPr>
              <w:pStyle w:val="Normal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ZG514|OBJECT ORIENTED ANALYSIS &amp; DESIGN</w:t>
            </w:r>
          </w:p>
          <w:p>
            <w:pPr>
              <w:pStyle w:val="Normal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ZG520|WIRELESS &amp; MOBILE COMMUNICATION</w:t>
            </w:r>
          </w:p>
          <w:p>
            <w:pPr>
              <w:pStyle w:val="Normal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ZG586 EDGE COMPUTING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SS ZG553 REAL TIME SYS</w:t>
            </w:r>
          </w:p>
          <w:p>
            <w:pPr>
              <w:pStyle w:val="Normal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before="0" w:after="20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ZG588 CYBER CRIME, FOREN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  <w:t>SS ZG529 DEEP LEARNING</w:t>
            </w:r>
          </w:p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  <w:t>SSZG569 BLOCK CHAIN</w:t>
            </w:r>
          </w:p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  <w:t>SS ZG584 DATA MANAGEMENT FOR IOT</w:t>
            </w:r>
          </w:p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  <w:t>SS ZG684 PARALLEL EMBEDDED</w:t>
            </w:r>
          </w:p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 xml:space="preserve">SS ZC467 COMPUTER NETWORKS </w:t>
            </w:r>
          </w:p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SS ZG527 CLOUD COMP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SS ZC462 NETWORK PROGRAMMING</w:t>
            </w:r>
          </w:p>
          <w:p>
            <w:pPr>
              <w:pStyle w:val="Normal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Calibri"/>
                <w:color w:val="000000"/>
                <w:sz w:val="19"/>
                <w:szCs w:val="19"/>
                <w:lang w:eastAsia="en-IN" w:bidi="ar-SA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ZG515 DATA WAREHOUSING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ZG566 SECURE SOFTWARE ENGG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 ZG580 SOFTWARE DEFINED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ZC425|DATA MINING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ZG585 CROSS PLAT APPL DEV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ZG528 CYBER</w:t>
            </w: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 </w:t>
            </w: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PHY SYS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SSZC427|SOFTWARE FOR EMBEDDED SYSTEMS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ZG537 INFORMATION RETRIEVEL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 xml:space="preserve">SSZG556 STREAM PROCESSING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ZG681 CYBER SECURITY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  <w:t>SS ZG562 SOFTWARE ENGG &amp; MGMT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 xml:space="preserve">SS ZC444| Artificial Intelligence 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ZC447|DATA STORAGE TECH &amp; NETWORKS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SS ZG626 HARDWARE SOFTWARE CO-DESIGN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</w:tr>
      <w:tr>
        <w:trPr>
          <w:trHeight w:val="2510" w:hRule="atLeast"/>
        </w:trPr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1/2022</w:t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/>
                <w:b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b/>
                <w:color w:val="000000"/>
                <w:sz w:val="19"/>
                <w:szCs w:val="19"/>
                <w:lang w:eastAsia="en-IN" w:bidi="ar-SA"/>
              </w:rPr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/>
                <w:color w:val="000000"/>
                <w:sz w:val="20"/>
                <w:szCs w:val="20"/>
                <w:lang w:eastAsia="en-IN" w:bidi="ar-SA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en-IN" w:bidi="ar-SA"/>
              </w:rPr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color w:val="3D85C6"/>
                <w:sz w:val="20"/>
                <w:szCs w:val="20"/>
              </w:rPr>
            </w:pPr>
            <w:r>
              <w:rPr>
                <w:color w:val="3D85C6"/>
                <w:sz w:val="20"/>
                <w:szCs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000000"/>
                <w:sz w:val="19"/>
                <w:szCs w:val="19"/>
                <w:lang w:eastAsia="en-IN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1583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5"/>
        <w:gridCol w:w="1854"/>
        <w:gridCol w:w="1855"/>
        <w:gridCol w:w="1854"/>
        <w:gridCol w:w="1855"/>
        <w:gridCol w:w="1854"/>
        <w:gridCol w:w="1855"/>
        <w:gridCol w:w="1854"/>
        <w:gridCol w:w="1883"/>
      </w:tblGrid>
      <w:tr>
        <w:trPr>
          <w:trHeight w:val="350" w:hRule="atLeast"/>
        </w:trPr>
        <w:tc>
          <w:tcPr>
            <w:tcW w:w="1583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HT30 M.Tech. (Design Engineering)</w:t>
            </w:r>
          </w:p>
        </w:tc>
      </w:tr>
      <w:tr>
        <w:trPr>
          <w:trHeight w:val="350" w:hRule="atLeast"/>
        </w:trPr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NEW ADM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DEZG631|MATERIALS TECH &amp; TESTING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 ZG535| ADVANCED ENGINEERING MATHEMATICS  )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DE ZG541|PRODUCT DESIGN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DEZG622|COMPUTER AIDED ANAL &amp; DESIGN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2/2024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3 CORE + 1 EL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(329)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DE ZG513|FINITE ELEMENT METHODS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 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DEZG611|DYNAMICS &amp; VIBRATIONS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DE ZG545 | ADVANCED CONTROL ENGINEEERING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DE ZG641|THEORY OF ELA &amp; PLASTICITY  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DEZG516|MECHATRONICS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DE ZG523|PROJECT MANAGEMENT    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  <w:r>
              <w:rPr>
                <w:color w:val="FF00FF"/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 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 xml:space="preserve">DEZG561|MECHANISMS AND ROBOTICS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DEZC415|INTRODUCTION TO MEMS (1/2)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DEZG526|ADVANCED COMPOSITES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DE ZG544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|DESIGN FOR ADDITIVE MANU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1/2024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(221)  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DE ZG515|COMP FLUID DYNAMICS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DE ZG546 | MODEL BASED SYSTEM DESIGN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DEZG663|CONCURRENT ENGINEERING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DE ZG545 | ADVANCED CONTROL ENGINEEERING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DE ZG641|THEORY OF ELA &amp; PLASTICITY 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DEZG516|MECHATRONICS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DE ZG523|PROJECT MANAGEMENT 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 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DEZG525|MECHANICAL SYSTEM DESIGN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DE ZG612| ADV FINITE ELEMENT MOD &amp; ANALY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DEZG514|FRACTURE MECHANICS</w:t>
            </w:r>
          </w:p>
        </w:tc>
        <w:tc>
          <w:tcPr>
            <w:tcW w:w="18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DEZC415|INTRODUCTION TO MEMS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DEZG526|ADVANCED COMPOSITES 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DE ZG544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|DESIGN FOR ADDITIVE MANU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(286)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DEZG628T|DISSERTATION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583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0"/>
        <w:gridCol w:w="1860"/>
        <w:gridCol w:w="1860"/>
        <w:gridCol w:w="1860"/>
        <w:gridCol w:w="1860"/>
        <w:gridCol w:w="1860"/>
        <w:gridCol w:w="1860"/>
        <w:gridCol w:w="1860"/>
        <w:gridCol w:w="1889"/>
      </w:tblGrid>
      <w:tr>
        <w:trPr>
          <w:trHeight w:val="467" w:hRule="atLeast"/>
        </w:trPr>
        <w:tc>
          <w:tcPr>
            <w:tcW w:w="1583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HT56 M.Tech. (Digital Manufacturing) New Revised Structure</w:t>
            </w:r>
          </w:p>
        </w:tc>
      </w:tr>
      <w:tr>
        <w:trPr>
          <w:trHeight w:val="35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NEW ADM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DMZG631|ADDITIVE MANUFACTURING PROCESS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DMZG612|ADVANCES IN MATERIAL, COMPOSITES &amp; PLASTICS 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DMZG511|MECHATRONICS 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DMZC472|PRECISION ENGINEERING</w:t>
            </w:r>
            <w:r>
              <w:rPr>
                <w:b/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  <w:r>
              <w:rPr>
                <w:b/>
                <w:sz w:val="19"/>
                <w:szCs w:val="19"/>
              </w:rPr>
              <w:t xml:space="preserve">   </w:t>
            </w:r>
          </w:p>
        </w:tc>
        <w:tc>
          <w:tcPr>
            <w:tcW w:w="18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2/2024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3 CORE + 1 EL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(69)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DMZG531|HIGH PRECISION MANUFACTURING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DMZG622|INDUSTRIAL IOT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DMZG512|EMBEDDED SYSTEM DESIGN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DMZG541|PRODUCT DESIGN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DMZG533|MANUFACTURING PLANNING &amp; CONTR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DM ZC412|FLEXIBLE MANUFACTURING SYSTEM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DMZG561|MECHANISMS AND ROBOTICS</w:t>
            </w:r>
          </w:p>
        </w:tc>
        <w:tc>
          <w:tcPr>
            <w:tcW w:w="18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DMZG521|DESIGN FOR ADDITIVE MANU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(34)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DMZG534|SUSTAINABLE MANUFACTURING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DMZG532|BIG DATA ANALYTICS IN MANUFACTURING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DMZG512|EMBEDDED SYSTEM DESIGN 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DMZG541|PRODUCT DESIGN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DMZG533|MANUFACTURING PLANNING &amp; CONTR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DM ZC412|FLEXIBLE MANUFACTURING SYSTEM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DMZG561|MECHANISMS AND ROBOTICS</w:t>
            </w:r>
          </w:p>
        </w:tc>
        <w:tc>
          <w:tcPr>
            <w:tcW w:w="18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DMZG521|DESIGN FOR ADDITIVE MANU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DMZG535|CYBER SECURITY IN MANUFACTURING</w:t>
            </w:r>
          </w:p>
        </w:tc>
      </w:tr>
      <w:tr>
        <w:trPr>
          <w:trHeight w:val="864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2/2023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(69)  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DMZG628T|DISSERTATION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7030A0"/>
                <w:sz w:val="19"/>
                <w:szCs w:val="19"/>
              </w:rPr>
            </w:pPr>
            <w:r>
              <w:rPr>
                <w:b/>
                <w:color w:val="7030A0"/>
                <w:sz w:val="19"/>
                <w:szCs w:val="19"/>
              </w:rPr>
            </w:r>
          </w:p>
        </w:tc>
        <w:tc>
          <w:tcPr>
            <w:tcW w:w="18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color w:val="7030A0"/>
                <w:sz w:val="19"/>
                <w:szCs w:val="19"/>
              </w:rPr>
            </w:pPr>
            <w:r>
              <w:rPr>
                <w:color w:val="7030A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1583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8"/>
        <w:gridCol w:w="1856"/>
        <w:gridCol w:w="1857"/>
        <w:gridCol w:w="1856"/>
        <w:gridCol w:w="1857"/>
        <w:gridCol w:w="1857"/>
        <w:gridCol w:w="1856"/>
        <w:gridCol w:w="1857"/>
        <w:gridCol w:w="1885"/>
      </w:tblGrid>
      <w:tr>
        <w:trPr>
          <w:trHeight w:val="440" w:hRule="atLeast"/>
        </w:trPr>
        <w:tc>
          <w:tcPr>
            <w:tcW w:w="1583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 xml:space="preserve">HT65 M.Tech. (Automotive Electronics) </w:t>
            </w:r>
          </w:p>
        </w:tc>
      </w:tr>
      <w:tr>
        <w:trPr>
          <w:trHeight w:val="350" w:hRule="atLeast"/>
        </w:trPr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1/2025 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NEW ADM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AELZC441|AUTOMOTIVE VEHICLES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 xml:space="preserve">AELZG513|AUTOMOTIVE COMM SYSTEMS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 xml:space="preserve">AELZG512|EMBEDDED SYSTEM DESIGN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AELZG533|AUTOTRONICS  </w:t>
            </w:r>
          </w:p>
          <w:p>
            <w:pPr>
              <w:pStyle w:val="Normal"/>
              <w:pBdr/>
              <w:tabs>
                <w:tab w:val="clear" w:pos="720"/>
                <w:tab w:val="center" w:pos="820" w:leader="none"/>
              </w:tabs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  <w:r>
              <w:rPr>
                <w:b/>
                <w:sz w:val="19"/>
                <w:szCs w:val="19"/>
              </w:rPr>
              <w:tab/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>2/2024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953735"/>
                <w:sz w:val="19"/>
                <w:szCs w:val="19"/>
              </w:rPr>
              <w:t>3 CORE + 1 EL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(242)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AELZG510|AUTOMOTIVE CONTROL SYSTEMS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AELZG554|RECONFIGURABLE COMPUTING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AEL ZG621|SAFETY CRITICAL ADV AUT SYSTEM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 xml:space="preserve">AELZG534|AUTOMOTIVE NETWORKING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AEL ZG557 | ARTIFICIAL AND COMPUTATIONAL INTELLIGENCE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AELZG631|AUTOMOTIVE DIAGNOSTICS &amp; INTER 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AELZG519|AUTOMOTIVE SECURITY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AELZC442|ADVANCED DRIVER ASSISTANCE SYSTEMS  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</w:tr>
      <w:tr>
        <w:trPr>
          <w:trHeight w:val="1352" w:hRule="atLeast"/>
        </w:trPr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(204)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AELZG517|AUTOMOTIVE SYSTEMS ENGINEERING 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AEL ZG518|ELECTRIC &amp; HYBRID VEHICLES  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AELZG554|RECONFIGURABLE COMPUTING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AEL ZG621|SAFETY CRITICAL ADV AUT SYSTEM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AELZG531|PRODUCT DESIGN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AEL ZG557 | ARTIFICIAL AND COMPUTATIONAL INTELLIGENCE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AELZG631|AUTOMOTIVE DIAGNOSTICS &amp; INTER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AELZG519|AUTOMOTIVE SECURITY (1/2)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AELZG626|HARDWARE SOFTWARE CO-DESIGN 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AEL ZG521: POWER ELEC &amp; DRIVES </w:t>
            </w:r>
          </w:p>
        </w:tc>
      </w:tr>
      <w:tr>
        <w:trPr>
          <w:trHeight w:val="864" w:hRule="atLeast"/>
        </w:trPr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(269)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AELZG628T|DISSERTATION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snapToGrid w:val="false"/>
              <w:spacing w:lineRule="auto" w:line="240" w:before="0" w:after="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</w:r>
          </w:p>
        </w:tc>
        <w:tc>
          <w:tcPr>
            <w:tcW w:w="18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/>
        <w:spacing w:lineRule="auto" w:line="240" w:before="0" w:after="0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pBdr/>
        <w:spacing w:lineRule="auto" w:line="240" w:before="0" w:after="0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pBdr/>
        <w:spacing w:lineRule="auto" w:line="240" w:before="0" w:after="0"/>
        <w:rPr>
          <w:b/>
          <w:sz w:val="19"/>
          <w:szCs w:val="19"/>
          <w:u w:val="single"/>
        </w:rPr>
      </w:pPr>
      <w:r>
        <w:rPr>
          <w:b/>
          <w:sz w:val="19"/>
          <w:szCs w:val="19"/>
          <w:u w:val="single"/>
        </w:rPr>
      </w:r>
    </w:p>
    <w:p>
      <w:pPr>
        <w:pStyle w:val="Normal"/>
        <w:pBdr/>
        <w:spacing w:lineRule="auto" w:line="240" w:before="0" w:after="0"/>
        <w:rPr>
          <w:b/>
          <w:sz w:val="19"/>
          <w:szCs w:val="19"/>
        </w:rPr>
      </w:pPr>
      <w:r>
        <w:rPr>
          <w:b/>
          <w:sz w:val="19"/>
          <w:szCs w:val="19"/>
        </w:rPr>
      </w:r>
    </w:p>
    <w:p>
      <w:pPr>
        <w:pStyle w:val="Normal"/>
        <w:pBdr/>
        <w:spacing w:lineRule="auto" w:line="240" w:before="0" w:after="0"/>
        <w:rPr>
          <w:b/>
          <w:sz w:val="19"/>
          <w:szCs w:val="19"/>
        </w:rPr>
      </w:pPr>
      <w:r>
        <w:rPr>
          <w:b/>
          <w:sz w:val="19"/>
          <w:szCs w:val="19"/>
        </w:rPr>
      </w:r>
    </w:p>
    <w:p>
      <w:pPr>
        <w:pStyle w:val="Normal"/>
        <w:pBdr/>
        <w:spacing w:lineRule="auto" w:line="240" w:before="0" w:after="0"/>
        <w:rPr>
          <w:b/>
          <w:sz w:val="19"/>
          <w:szCs w:val="19"/>
        </w:rPr>
      </w:pPr>
      <w:r>
        <w:rPr>
          <w:b/>
          <w:sz w:val="19"/>
          <w:szCs w:val="19"/>
        </w:rPr>
      </w:r>
    </w:p>
    <w:p>
      <w:pPr>
        <w:pStyle w:val="Normal"/>
        <w:pBdr/>
        <w:spacing w:lineRule="auto" w:line="240" w:before="0" w:after="0"/>
        <w:rPr>
          <w:b/>
          <w:sz w:val="19"/>
          <w:szCs w:val="19"/>
        </w:rPr>
      </w:pPr>
      <w:r>
        <w:rPr>
          <w:b/>
          <w:sz w:val="19"/>
          <w:szCs w:val="19"/>
        </w:rPr>
      </w:r>
      <w:r>
        <w:br w:type="page"/>
      </w:r>
    </w:p>
    <w:p>
      <w:pPr>
        <w:pStyle w:val="Normal"/>
        <w:pBdr/>
        <w:spacing w:lineRule="auto" w:line="240" w:before="0" w:after="0"/>
        <w:rPr>
          <w:b/>
          <w:sz w:val="19"/>
          <w:szCs w:val="19"/>
        </w:rPr>
      </w:pPr>
      <w:r>
        <w:rPr>
          <w:b/>
          <w:sz w:val="19"/>
          <w:szCs w:val="19"/>
        </w:rPr>
      </w:r>
    </w:p>
    <w:p>
      <w:pPr>
        <w:pStyle w:val="Normal"/>
        <w:pBdr/>
        <w:spacing w:lineRule="auto" w:line="240" w:before="0" w:after="0"/>
        <w:rPr>
          <w:b/>
          <w:strike/>
          <w:sz w:val="19"/>
          <w:szCs w:val="19"/>
        </w:rPr>
      </w:pPr>
      <w:r>
        <w:rPr>
          <w:b/>
          <w:strike/>
          <w:sz w:val="19"/>
          <w:szCs w:val="19"/>
        </w:rPr>
        <w:t xml:space="preserve">           </w:t>
      </w:r>
    </w:p>
    <w:tbl>
      <w:tblPr>
        <w:tblW w:w="1582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6"/>
        <w:gridCol w:w="1276"/>
        <w:gridCol w:w="1701"/>
        <w:gridCol w:w="2256"/>
        <w:gridCol w:w="1713"/>
        <w:gridCol w:w="2001"/>
        <w:gridCol w:w="1857"/>
        <w:gridCol w:w="1857"/>
        <w:gridCol w:w="1885"/>
      </w:tblGrid>
      <w:tr>
        <w:trPr>
          <w:trHeight w:val="413" w:hRule="atLeast"/>
        </w:trPr>
        <w:tc>
          <w:tcPr>
            <w:tcW w:w="15822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HT66 M.Tech. (Computing Systems &amp; Infrastructure)</w:t>
            </w:r>
          </w:p>
        </w:tc>
      </w:tr>
      <w:tr>
        <w:trPr>
          <w:trHeight w:val="350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22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71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20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NEW ADM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b/>
                <w:bCs/>
                <w:color w:val="FF00FF"/>
                <w:sz w:val="19"/>
                <w:szCs w:val="19"/>
              </w:rPr>
              <w:t>CSIZG656|NETWORK EMBEDDED APPLICATIONS</w:t>
            </w:r>
            <w:r>
              <w:rPr>
                <w:sz w:val="19"/>
                <w:szCs w:val="19"/>
              </w:rPr>
              <w:t xml:space="preserve">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bCs/>
                <w:color w:val="FF00FF"/>
                <w:sz w:val="19"/>
                <w:szCs w:val="19"/>
              </w:rPr>
            </w:pPr>
            <w:r>
              <w:rPr>
                <w:b/>
                <w:bCs/>
                <w:color w:val="FF00FF"/>
                <w:sz w:val="19"/>
                <w:szCs w:val="19"/>
              </w:rPr>
              <w:t xml:space="preserve">CSIZG513|NETWORK SECURITY </w:t>
            </w:r>
          </w:p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2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CSI ZG520|WIRELESS &amp; MOBILE COMMUNICATION 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CSIZG532|INTRODUCTION TO DATA SCIENCE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CSI ZG582|TELECOM NETWORK MANAGEMENT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 xml:space="preserve"> </w:t>
            </w:r>
          </w:p>
        </w:tc>
        <w:tc>
          <w:tcPr>
            <w:tcW w:w="171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CSI ZG527|CLOUD C</w:t>
            </w:r>
            <w:bookmarkStart w:id="1" w:name="_GoBack"/>
            <w:bookmarkEnd w:id="1"/>
            <w:r>
              <w:rPr>
                <w:b/>
                <w:bCs/>
                <w:sz w:val="19"/>
                <w:szCs w:val="19"/>
              </w:rPr>
              <w:t xml:space="preserve">OMPUTING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0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CSI ZG528|CYBER PHYSICAL SYSTEMS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</w:tc>
        <w:tc>
          <w:tcPr>
            <w:tcW w:w="18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CSIZG514|INTRODUCTION TO DEVOPS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FF"/>
                <w:sz w:val="19"/>
                <w:szCs w:val="19"/>
              </w:rPr>
            </w:pPr>
            <w:r>
              <w:rPr>
                <w:b/>
                <w:color w:val="00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CSI ZC447|DATA STORAGE TECH &amp; NETWORKS 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CSI ZG533 SERVICE ORIENTED COMPUTING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2/2024  </w:t>
            </w:r>
            <w:r>
              <w:rPr>
                <w:b/>
                <w:color w:val="953735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(56)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CSIZG538|INFRASTRUCTURE MANAGEMENT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sz w:val="19"/>
                <w:szCs w:val="19"/>
              </w:rPr>
              <w:t xml:space="preserve">CSIZG524|MIDDLEWARE TECHNOLOGIES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2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CSI ZG520|WIRELESS &amp; MOBILE COMMUNICATION 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CSIZG532|INTRODUCTION TO DATA SCIENCE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CSI ZG582|TELECOM NETWORK MANAGEMENT</w:t>
            </w:r>
          </w:p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</w:r>
          </w:p>
        </w:tc>
        <w:tc>
          <w:tcPr>
            <w:tcW w:w="171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CSIZG518|DATABASE DESIGN &amp; APPLICATIONS  </w:t>
            </w:r>
          </w:p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color w:val="0000FF"/>
                <w:sz w:val="19"/>
                <w:szCs w:val="19"/>
              </w:rPr>
              <w:t xml:space="preserve"> </w:t>
            </w:r>
            <w:r>
              <w:rPr>
                <w:color w:val="FF00FF"/>
                <w:sz w:val="19"/>
                <w:szCs w:val="19"/>
              </w:rPr>
              <w:t xml:space="preserve">CSIZC462|NETWORK PROGRAMMING 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20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color w:val="0000FF"/>
                <w:sz w:val="19"/>
                <w:szCs w:val="19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CSI ZG528|CYBER PHYSICAL SYSTEMS</w:t>
            </w:r>
          </w:p>
          <w:p>
            <w:pPr>
              <w:pStyle w:val="Normal"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504969|CSI ZG515|DATA WAREHOUSING</w:t>
            </w:r>
            <w:del w:id="2" w:author="Mitali Sharma" w:date="2021-04-09T09:31:00Z">
              <w:r>
                <w:rPr>
                  <w:sz w:val="19"/>
                  <w:szCs w:val="19"/>
                </w:rPr>
                <w:delText>G</w:delText>
              </w:r>
            </w:del>
            <w:ins w:id="3" w:author="Mitali Sharma" w:date="2021-04-09T09:31:00Z">
              <w:r>
                <w:rPr>
                  <w:sz w:val="19"/>
                  <w:szCs w:val="19"/>
                </w:rPr>
                <w:t xml:space="preserve"> </w:t>
              </w:r>
            </w:ins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CSI ZG511</w:t>
            </w:r>
          </w:p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IT INFRA PROJECTS &amp; PROCESSES 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CSIZG514|INTRODUCTION TO DEVOPS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b/>
                <w:color w:val="0000FF"/>
                <w:sz w:val="19"/>
                <w:szCs w:val="19"/>
              </w:rPr>
              <w:t xml:space="preserve"> </w:t>
            </w:r>
            <w:r>
              <w:rPr>
                <w:color w:val="FF00FF"/>
                <w:sz w:val="19"/>
                <w:szCs w:val="19"/>
              </w:rPr>
              <w:t>CSI ZC447|DATA STORAGE TECH &amp; NETWORKS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CSI ZG533 SERVICE ORIENTED COMPUTING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(46)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FF00FF"/>
                <w:sz w:val="19"/>
                <w:szCs w:val="19"/>
              </w:rPr>
            </w:pPr>
            <w:r>
              <w:rPr>
                <w:b/>
                <w:bCs/>
                <w:color w:val="FF00FF"/>
                <w:sz w:val="19"/>
                <w:szCs w:val="19"/>
              </w:rPr>
              <w:t xml:space="preserve">CSI ZG522|DESIGN &amp; OPER OF DATA CENTERS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CSI ZG525|ADVANCED COMPUTER NETWORKS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2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CSI ZG520|WIRELESS &amp; MOBILE COMMUNICATION 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CSIZG532|INTRODUCTION TO DATA SCIENCE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CSI ZG582|TELECOM NETWORK MANAGEMENT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71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 xml:space="preserve">CSIZG518|DATABASE DESIGN &amp; APPLICATIONS  </w:t>
            </w:r>
          </w:p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color w:val="0000FF"/>
                <w:sz w:val="19"/>
                <w:szCs w:val="19"/>
              </w:rPr>
              <w:t xml:space="preserve"> </w:t>
            </w:r>
            <w:r>
              <w:rPr>
                <w:color w:val="FF00FF"/>
                <w:sz w:val="19"/>
                <w:szCs w:val="19"/>
              </w:rPr>
              <w:t xml:space="preserve">CSIZC462|NETWORK PROGRAMMING 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20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color w:val="0000FF"/>
                <w:sz w:val="19"/>
                <w:szCs w:val="19"/>
              </w:rPr>
              <w:t xml:space="preserve"> 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trike/>
                <w:sz w:val="19"/>
                <w:szCs w:val="19"/>
              </w:rPr>
              <w:t xml:space="preserve"> </w:t>
            </w:r>
            <w:r>
              <w:rPr>
                <w:color w:val="FF00FF"/>
                <w:sz w:val="19"/>
                <w:szCs w:val="19"/>
              </w:rPr>
              <w:t>CSI ZG528|CYBER PHYSICAL SYSTEMS</w:t>
            </w:r>
          </w:p>
          <w:p>
            <w:pPr>
              <w:pStyle w:val="Normal"/>
              <w:spacing w:lineRule="auto" w:line="240" w:before="0" w:after="0"/>
              <w:rPr>
                <w:strike/>
                <w:color w:val="FF00FF"/>
                <w:sz w:val="19"/>
                <w:szCs w:val="19"/>
              </w:rPr>
            </w:pPr>
            <w:r>
              <w:rPr>
                <w:strike/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 xml:space="preserve">CSI ZG515|DATA WAREHOUSING 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FF"/>
                <w:sz w:val="19"/>
                <w:szCs w:val="19"/>
              </w:rPr>
            </w:pPr>
            <w:r>
              <w:rPr>
                <w:b/>
                <w:color w:val="0000FF"/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CSI ZG511</w:t>
            </w:r>
          </w:p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IT INFRA PROJECTS &amp; PROCESSES 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 xml:space="preserve">CSIZG514|INTRODUCTION TO DEVOPS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FF"/>
                <w:sz w:val="19"/>
                <w:szCs w:val="19"/>
              </w:rPr>
            </w:pPr>
            <w:r>
              <w:rPr>
                <w:b/>
                <w:color w:val="0000FF"/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CSI ZC447|DATA STORAGE TECH &amp; NETWORKS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CSI ZG533 SERVICE ORIENTED COMPUTING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2/2023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(43)  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CSIZG628T|DISSERTATION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22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71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20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tbl>
      <w:tblPr>
        <w:tblW w:w="1583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7"/>
        <w:gridCol w:w="1908"/>
        <w:gridCol w:w="1855"/>
        <w:gridCol w:w="1855"/>
        <w:gridCol w:w="1855"/>
        <w:gridCol w:w="1855"/>
        <w:gridCol w:w="1855"/>
        <w:gridCol w:w="1855"/>
        <w:gridCol w:w="1884"/>
      </w:tblGrid>
      <w:tr>
        <w:trPr>
          <w:trHeight w:val="350" w:hRule="atLeast"/>
        </w:trPr>
        <w:tc>
          <w:tcPr>
            <w:tcW w:w="1583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HT74 M.Tech. (Quality Management)</w:t>
            </w:r>
          </w:p>
        </w:tc>
      </w:tr>
      <w:tr>
        <w:trPr>
          <w:trHeight w:val="305" w:hRule="atLeast"/>
        </w:trPr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NEW ADM</w:t>
            </w:r>
          </w:p>
        </w:tc>
        <w:tc>
          <w:tcPr>
            <w:tcW w:w="1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QM ZG532|TOTAL QUALITY MANAGEMENT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QMZG515|QUANTITATIVE METHODS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 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QMZG528|RELIABILITY ENGINEERING</w:t>
            </w:r>
          </w:p>
          <w:p>
            <w:pPr>
              <w:pStyle w:val="Normal"/>
              <w:pBdr/>
              <w:tabs>
                <w:tab w:val="clear" w:pos="720"/>
                <w:tab w:val="center" w:pos="819" w:leader="none"/>
              </w:tabs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 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QMZG526|OPERATIONS MANAGEMENT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</w:tr>
      <w:tr>
        <w:trPr>
          <w:trHeight w:val="864" w:hRule="atLeast"/>
        </w:trPr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2/2024 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(80)</w:t>
            </w:r>
          </w:p>
        </w:tc>
        <w:tc>
          <w:tcPr>
            <w:tcW w:w="1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QM ZC441|HUMAN RESOURCE MANAGEMENT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QM ZG536|DESIGN OF EXPERIMENTS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QMZG531|STATISTICAL QUALITY CONTROL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QM ZG524|QUALITY MANAGEMENT SYSTEMS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QM ZG523|PROJECT MANAGEMENT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QMZG662|SOFTWARE QUALITY MANAGEMENT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QMZC472|PRECISION ENGINEERING 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QMZG535|DECISION ANALYSIS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QM ZG539|SIX SIGMA</w:t>
            </w:r>
          </w:p>
        </w:tc>
      </w:tr>
      <w:tr>
        <w:trPr>
          <w:trHeight w:val="864" w:hRule="atLeast"/>
        </w:trPr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(71)</w:t>
            </w:r>
          </w:p>
        </w:tc>
        <w:tc>
          <w:tcPr>
            <w:tcW w:w="1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QM ZC441|HUMAN RESOURCE MANAGEMENT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QM ZG536|DESIGN OF EXPERIMENTS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QMZG514|LEADERSHIP &amp; MANAGING CHANGE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QMZG663|CONCURRENT ENGINEERING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QM ZG621|SUPPLY CHAIN MANAGEMENT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QM ZG611| STRATEGIC MANAGEMENT &amp; BUSINESS POLICY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QMZG662|SOFTWARE QUALITY MANAGEMENT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QMZC472|PRECISION ENGINEERING 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QMZG535|DECISION ANALYSIS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QM ZG539|SIX SIGMA</w:t>
            </w:r>
          </w:p>
        </w:tc>
      </w:tr>
      <w:tr>
        <w:trPr>
          <w:trHeight w:val="1430" w:hRule="atLeast"/>
        </w:trPr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(89)</w:t>
            </w:r>
          </w:p>
        </w:tc>
        <w:tc>
          <w:tcPr>
            <w:tcW w:w="19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QMZG628T|DISSERTATION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15811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56"/>
        <w:gridCol w:w="1757"/>
        <w:gridCol w:w="1757"/>
        <w:gridCol w:w="1757"/>
        <w:gridCol w:w="1756"/>
        <w:gridCol w:w="1757"/>
        <w:gridCol w:w="1757"/>
        <w:gridCol w:w="1757"/>
        <w:gridCol w:w="1757"/>
      </w:tblGrid>
      <w:tr>
        <w:trPr>
          <w:trHeight w:val="413" w:hRule="atLeast"/>
        </w:trPr>
        <w:tc>
          <w:tcPr>
            <w:tcW w:w="15811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HT79 M.Tech. (Manufacturing Management)</w:t>
            </w:r>
          </w:p>
        </w:tc>
      </w:tr>
      <w:tr>
        <w:trPr>
          <w:trHeight w:val="242" w:hRule="atLeast"/>
        </w:trPr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MM ZG522|TOTAL QUALITY MANAGEMENT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MMZG515|QUANTITATIVE METHODS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  <w:r>
              <w:rPr>
                <w:b/>
                <w:bCs/>
                <w:sz w:val="19"/>
                <w:szCs w:val="19"/>
              </w:rPr>
              <w:t xml:space="preserve">   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MMZG541|PRODUCT DESIGN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MMZG533|MANUFACTURING PLANNING &amp; CONT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2/2024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(87)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MMZC441|HUMAN RESOURCE MANAGEMENT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MMZG534|SUSTAINABLE MANUFACTURING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MM ZG537|LEAN MANUFACTURING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MMZG621|SUPPLY CHAIN MANAGEMENT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MMZG523|PROJECT MANAGEMENT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MMZC412|FLEXIBLE MANUFACTURING SYSTEM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MMZC472|PRECISION ENGINEERING 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MM ZC449|IoT IN MANUFACTURING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  <w:p>
            <w:pPr>
              <w:pStyle w:val="Normal"/>
              <w:spacing w:before="0" w:after="200"/>
              <w:jc w:val="center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MMZG512|MANUFACTURING STRATEGY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MMZG627|MANAGERIAL CORPORATE FINANCE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MMZG535|DECISION ANALYSIS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MM ZG539|SIX SIGMA</w:t>
            </w:r>
            <w:r>
              <w:rPr>
                <w:sz w:val="19"/>
                <w:szCs w:val="19"/>
              </w:rPr>
              <w:t xml:space="preserve">  </w:t>
            </w:r>
          </w:p>
        </w:tc>
      </w:tr>
      <w:tr>
        <w:trPr>
          <w:trHeight w:val="864" w:hRule="atLeast"/>
        </w:trPr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(60)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MMZC441|HUMAN RESOURCE MANAGEMENT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MMZG534|SUSTAINABLE MANUFACTURING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MMZG514|LEADERSHIP &amp; MANAGING CHANGE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MMZC448|ADDITIVE MANUFACTURING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MM ZG611|</w:t>
            </w: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STRATEGIC MANAGEMENT &amp; BUSINESS POLICY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MMZC412|FLEXIBLE MANUFACTURING SYSTEM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MMZC472|PRECISION ENGINEERING  </w:t>
            </w:r>
          </w:p>
          <w:p>
            <w:pPr>
              <w:pStyle w:val="Normal"/>
              <w:pBdr/>
              <w:tabs>
                <w:tab w:val="clear" w:pos="720"/>
                <w:tab w:val="left" w:pos="1350" w:leader="none"/>
              </w:tabs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MM ZC449|IoT IN MANUFACTURING </w:t>
            </w:r>
          </w:p>
          <w:p>
            <w:pPr>
              <w:pStyle w:val="Normal"/>
              <w:pBdr/>
              <w:tabs>
                <w:tab w:val="clear" w:pos="720"/>
                <w:tab w:val="left" w:pos="1350" w:leader="none"/>
              </w:tabs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MMZG512|MANUFACTURING STRATEGY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MMZG627|MANAGERIAL CORPORATE FINANCE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MMZG535|DECISION ANALYSIS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MM ZG539|SIX SIGMA</w:t>
            </w:r>
            <w:r>
              <w:rPr>
                <w:sz w:val="19"/>
                <w:szCs w:val="19"/>
              </w:rPr>
              <w:t xml:space="preserve">  </w:t>
            </w:r>
          </w:p>
        </w:tc>
      </w:tr>
      <w:tr>
        <w:trPr>
          <w:trHeight w:val="864" w:hRule="atLeast"/>
        </w:trPr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(90)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MMZG628T|DISSERTATION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snapToGrid w:val="false"/>
              <w:spacing w:lineRule="auto" w:line="240" w:before="0" w:after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1583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3"/>
        <w:gridCol w:w="1856"/>
        <w:gridCol w:w="1856"/>
        <w:gridCol w:w="1856"/>
        <w:gridCol w:w="1856"/>
        <w:gridCol w:w="1856"/>
        <w:gridCol w:w="1856"/>
        <w:gridCol w:w="1856"/>
        <w:gridCol w:w="1884"/>
      </w:tblGrid>
      <w:tr>
        <w:trPr>
          <w:trHeight w:val="467" w:hRule="atLeast"/>
        </w:trPr>
        <w:tc>
          <w:tcPr>
            <w:tcW w:w="1583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color w:val="366091"/>
                <w:sz w:val="32"/>
                <w:szCs w:val="32"/>
              </w:rPr>
              <w:t>HT08 M.Tech. (VLSI Design and Microelectronics)</w:t>
            </w:r>
          </w:p>
        </w:tc>
      </w:tr>
      <w:tr>
        <w:trPr>
          <w:trHeight w:val="323" w:hRule="atLeast"/>
        </w:trPr>
        <w:tc>
          <w:tcPr>
            <w:tcW w:w="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VLM ZG519| MOS DEVICES AND MICROFABRICATION TECHNOLOGY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VLM ZG632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|ANALOG IC DESIGN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VLM ZG621 |VLSI DESIGN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VLM ZG515 CAD FOR VLSI DESIGN FLOW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2/2024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VLM ZG641|CAD FOR IC DESIGN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 </w:t>
            </w:r>
            <w:r>
              <w:rPr>
                <w:bCs/>
                <w:sz w:val="19"/>
                <w:szCs w:val="19"/>
              </w:rPr>
              <w:t>VLM ZG623 ADVANCED VLSI DESIGN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VLM ZG514 : VLSI ARCHITECTING, THE RTL WAY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 </w:t>
            </w:r>
            <w:r>
              <w:rPr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VLM ZG528 SYS ON CHIP DESIGN </w:t>
            </w:r>
          </w:p>
          <w:p>
            <w:pPr>
              <w:pStyle w:val="Normal"/>
              <w:pBdr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VLMZG526|EMBEDDED SYSTEM DESIGN</w:t>
            </w:r>
          </w:p>
          <w:p>
            <w:pPr>
              <w:pStyle w:val="Normal"/>
              <w:pBdr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VLM ZG513 MACHINE LEA FOR ELECT ENGG</w:t>
            </w:r>
          </w:p>
          <w:p>
            <w:pPr>
              <w:pStyle w:val="Normal"/>
              <w:pBdr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VLM ZG512 | OPTOELEC DEVICE CIRCUITS &amp; SYS </w:t>
            </w:r>
          </w:p>
          <w:p>
            <w:pPr>
              <w:pStyle w:val="Normal"/>
              <w:pBdr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  <w:t>VLM ZG510  RF MICOROELECTORNICS</w:t>
            </w:r>
          </w:p>
          <w:p>
            <w:pPr>
              <w:pStyle w:val="Normal"/>
              <w:pBdr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VLM ZC415|INTRODUCTION TO MEMS </w:t>
            </w:r>
          </w:p>
          <w:p>
            <w:pPr>
              <w:pStyle w:val="Normal"/>
              <w:pBdr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583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3"/>
        <w:gridCol w:w="1856"/>
        <w:gridCol w:w="1856"/>
        <w:gridCol w:w="1856"/>
        <w:gridCol w:w="1856"/>
        <w:gridCol w:w="1856"/>
        <w:gridCol w:w="1856"/>
        <w:gridCol w:w="1856"/>
        <w:gridCol w:w="1884"/>
      </w:tblGrid>
      <w:tr>
        <w:trPr>
          <w:trHeight w:val="467" w:hRule="atLeast"/>
        </w:trPr>
        <w:tc>
          <w:tcPr>
            <w:tcW w:w="1583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HT80 M.Tech. (Microelectronics)</w:t>
            </w:r>
          </w:p>
        </w:tc>
      </w:tr>
      <w:tr>
        <w:trPr>
          <w:trHeight w:val="323" w:hRule="atLeast"/>
        </w:trPr>
        <w:tc>
          <w:tcPr>
            <w:tcW w:w="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bCs/>
                <w:color w:val="FF0000"/>
                <w:sz w:val="19"/>
                <w:szCs w:val="19"/>
              </w:rPr>
            </w:pPr>
            <w:r>
              <w:rPr>
                <w:b/>
                <w:bCs/>
                <w:color w:val="FF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  <w:t>MEL ZG631|PHYSICS &amp; MOD OF MICROELECTRONIC DEVICE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trike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0000"/>
                <w:sz w:val="19"/>
                <w:szCs w:val="19"/>
              </w:rPr>
              <w:t>MELZG632|ANALOG IC DESIGN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MEL ZG621|VLSI DESIGN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  <w:t>MEL ZG611|IC FABRICATION TECHNOLOGY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  <w:t xml:space="preserve"> </w:t>
            </w:r>
            <w:r>
              <w:rPr>
                <w:b/>
                <w:strike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b/>
                <w:strike/>
                <w:color w:val="000000"/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2/2024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(250)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MEL ZG641|CAD FOR IC DESIGN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 BACKLOG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MELZG554|RECONFIGURABLE COMPUTING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MELZG623|ADVANCED VLSI DESIGN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MELZG520|WIRELESS &amp; MOBILE COMMUNICATION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MEL ZG642|VLSI ARCHITECTURES  </w:t>
            </w:r>
            <w:r>
              <w:rPr>
                <w:color w:val="FF00FF"/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MEL ZG553|REAL TIME SYSTEMS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MEL ZG524|REAL TIME OPERATING SYSTEMS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MELZG526|EMBEDDED SYSTEM DESIGN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MEL ZG512 | OPTOELEC DEVICE CIRCUITS &amp; SYS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bCs/>
                <w:strike/>
                <w:sz w:val="19"/>
                <w:szCs w:val="19"/>
              </w:rPr>
            </w:pPr>
            <w:r>
              <w:rPr>
                <w:b/>
                <w:bCs/>
                <w:strike/>
                <w:sz w:val="19"/>
                <w:szCs w:val="19"/>
              </w:rPr>
              <w:t>MELZG613|ADVANCED  DIGITAL SIGNAL PROCESSING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bCs/>
                <w:strike/>
                <w:sz w:val="19"/>
                <w:szCs w:val="19"/>
              </w:rPr>
              <w:t xml:space="preserve"> </w:t>
            </w:r>
            <w:r>
              <w:rPr>
                <w:b/>
                <w:bCs/>
                <w:strike/>
                <w:sz w:val="19"/>
                <w:szCs w:val="19"/>
              </w:rPr>
              <w:t>Not offered</w:t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MEL ZC415|INTRODUCTION TO MEMS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MEL ZG510|RF MICROELECTRONICS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MELZG651|HARDWARE SOFTWARE CO-DESIGN</w:t>
            </w:r>
          </w:p>
        </w:tc>
      </w:tr>
      <w:tr>
        <w:trPr>
          <w:trHeight w:val="864" w:hRule="atLeast"/>
        </w:trPr>
        <w:tc>
          <w:tcPr>
            <w:tcW w:w="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(210)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trike/>
                <w:color w:val="FF00FF"/>
                <w:sz w:val="19"/>
                <w:szCs w:val="19"/>
              </w:rPr>
              <w:t>MELZG625|ADVANCED ANALOG &amp; MIXED SIGNAL DESIGN</w:t>
            </w:r>
            <w:r>
              <w:rPr>
                <w:strike/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strike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MEL ZG573|DIGITAL SIGNAL  PROCESSING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MELZG531|TESTABILITY FOR VLSI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MELZG656|NETWORK EMBEDDED APPLICATIONS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MELZG554|RECONFIGURABLE COMPUTING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MELZG623|ADVANCED VLSI DESIGN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MELZG520|WIRELESS &amp; MOBILE COMMUNICATION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MEL ZG642|VLSI ARCHITECTURES  </w:t>
            </w:r>
            <w:r>
              <w:rPr>
                <w:color w:val="FF00FF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MEL ZG553|REAL TIME SYSTEMS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MEL ZG524|REAL TIME OPERATING SYSTEMS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MELZG526|EMBEDDED SYSTEM DESIGN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MEL ZG512 | OPTOELEC DEVICE CIRCUITS &amp; SYS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trike/>
                <w:color w:val="000000"/>
                <w:sz w:val="19"/>
                <w:szCs w:val="19"/>
              </w:rPr>
            </w:pPr>
            <w:r>
              <w:rPr>
                <w:strike/>
                <w:sz w:val="19"/>
                <w:szCs w:val="19"/>
              </w:rPr>
              <w:t>MELZG613|ADVANCED  DIGITAL SIGNAL PROCESSING</w:t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MEL ZC415|INTRODUCTION TO MEMS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MEL ZG510|RF MICROELECTRONICS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MELZG651|HARDWARE SOFTWARE CO-DESIGN</w:t>
            </w:r>
          </w:p>
        </w:tc>
      </w:tr>
      <w:tr>
        <w:trPr>
          <w:trHeight w:val="864" w:hRule="atLeast"/>
        </w:trPr>
        <w:tc>
          <w:tcPr>
            <w:tcW w:w="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(269)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MELZG628T|DISSERTATION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5292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292"/>
      </w:tblGrid>
      <w:tr>
        <w:trPr>
          <w:trHeight w:val="440" w:hRule="atLeast"/>
        </w:trPr>
        <w:tc>
          <w:tcPr>
            <w:tcW w:w="15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366091"/>
                <w:sz w:val="32"/>
                <w:szCs w:val="32"/>
              </w:rPr>
              <w:t>HT84 M.Tech. (Pharmaceutical Operation &amp; Management)</w:t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text" w:horzAnchor="text" w:rightFromText="180" w:tblpX="5" w:tblpY="1"/>
        <w:tblOverlap w:val="never"/>
        <w:tblW w:w="1564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28"/>
        <w:gridCol w:w="2407"/>
        <w:gridCol w:w="1751"/>
        <w:gridCol w:w="2358"/>
        <w:gridCol w:w="1846"/>
        <w:gridCol w:w="1182"/>
        <w:gridCol w:w="991"/>
        <w:gridCol w:w="1454"/>
        <w:gridCol w:w="2225"/>
      </w:tblGrid>
      <w:tr>
        <w:trPr>
          <w:trHeight w:val="350" w:hRule="atLeast"/>
        </w:trPr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7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235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1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99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SL6(FRI AN)</w:t>
            </w:r>
          </w:p>
        </w:tc>
        <w:tc>
          <w:tcPr>
            <w:tcW w:w="14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EN)</w:t>
            </w:r>
          </w:p>
        </w:tc>
        <w:tc>
          <w:tcPr>
            <w:tcW w:w="222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EN)</w:t>
            </w:r>
          </w:p>
        </w:tc>
      </w:tr>
      <w:tr>
        <w:trPr>
          <w:trHeight w:val="865" w:hRule="atLeast"/>
        </w:trPr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POMZG534|ADVANCED PHARMACEUTICAL TECH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7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POM ZG515|PHARMA ADMIN AND MANAGEMENT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5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POM ZG525|PHARMA PRO DEV &amp; SCALE-UP</w:t>
            </w:r>
          </w:p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 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POM ZG522|QUALITY ASSURANCE &amp; REG AFFAIRS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1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4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222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5" w:hRule="atLeast"/>
        </w:trPr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2/2024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(42)</w:t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POM ZC441|HUMAN RESOURCE MANAGEMENT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3366FF"/>
                <w:sz w:val="19"/>
                <w:szCs w:val="19"/>
              </w:rPr>
              <w:t xml:space="preserve">Sat 8.20 </w:t>
            </w:r>
          </w:p>
        </w:tc>
        <w:tc>
          <w:tcPr>
            <w:tcW w:w="17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POM ZG521|STATISTICAL PROCESS CONTROL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POM ZG545|INTEL PROP RIGHTS &amp; PHARMA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3366FF"/>
                <w:sz w:val="19"/>
                <w:szCs w:val="19"/>
              </w:rPr>
              <w:t xml:space="preserve">Sun 10.30 </w:t>
            </w:r>
          </w:p>
        </w:tc>
        <w:tc>
          <w:tcPr>
            <w:tcW w:w="235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POMZC471|MANAGEMENT INFORMATION SYSTEM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POM ZG621|SUPPLY CHAIN MANAGEMENT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3366FF"/>
                <w:sz w:val="19"/>
                <w:szCs w:val="19"/>
              </w:rPr>
              <w:t xml:space="preserve">Sat 10.30 </w:t>
            </w: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POM ZG513|FINANCIAL MANAGEMENT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POM ZG523|PROJECT MANAGEMENT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POM ZG611|STRATEGIC MANAGEMENT &amp; BUSINESS POLICY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Sun 8.20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POM ZG512|DOSAGE FORM DESIGN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Sun 1.30</w:t>
            </w:r>
          </w:p>
        </w:tc>
        <w:tc>
          <w:tcPr>
            <w:tcW w:w="222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Cs/>
                <w:color w:val="FF00FF"/>
                <w:sz w:val="19"/>
                <w:szCs w:val="19"/>
              </w:rPr>
            </w:pPr>
            <w:r>
              <w:rPr>
                <w:bCs/>
                <w:color w:val="FF00FF"/>
                <w:sz w:val="19"/>
                <w:szCs w:val="19"/>
              </w:rPr>
              <w:t>POM ZG531|MANUFACTURING ORG AND MGMT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 xml:space="preserve">Sun 3.40 </w:t>
            </w:r>
          </w:p>
        </w:tc>
      </w:tr>
      <w:tr>
        <w:trPr>
          <w:trHeight w:val="865" w:hRule="atLeast"/>
        </w:trPr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(28)</w:t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POM ZC441|HUMAN RESOURCE MANAGEMENT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</w:p>
        </w:tc>
        <w:tc>
          <w:tcPr>
            <w:tcW w:w="17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POM ZG521|STATISTICAL PROCESS CONTROL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POM ZG545|INTEL PROP RIGHTS &amp; PHARMA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</w:p>
        </w:tc>
        <w:tc>
          <w:tcPr>
            <w:tcW w:w="235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POMZC471|MANAGEMENT INFORMATION SYSTEM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POM ZG621|SUPPLY CHAIN MANAGEMENT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POM ZG513|FINANCIAL MANAGEMENT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POM ZG523|PROJECT MANAGEMENT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POM ZG611|STRATEGIC MANAGEMENT &amp; BUSINESS POLICY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POM ZG512|DOSAGE FORM DESIGN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 </w:t>
            </w:r>
          </w:p>
        </w:tc>
        <w:tc>
          <w:tcPr>
            <w:tcW w:w="222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Cs/>
                <w:color w:val="FF00FF"/>
                <w:sz w:val="19"/>
                <w:szCs w:val="19"/>
              </w:rPr>
            </w:pPr>
            <w:r>
              <w:rPr>
                <w:bCs/>
                <w:color w:val="FF00FF"/>
                <w:sz w:val="19"/>
                <w:szCs w:val="19"/>
              </w:rPr>
              <w:t>POM ZG531|MANUFACTURING ORG AND MGMT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 </w:t>
            </w:r>
          </w:p>
        </w:tc>
      </w:tr>
      <w:tr>
        <w:trPr>
          <w:trHeight w:val="865" w:hRule="atLeast"/>
        </w:trPr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(36)</w:t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POMZG628T|DISSERTATION</w:t>
            </w:r>
          </w:p>
        </w:tc>
        <w:tc>
          <w:tcPr>
            <w:tcW w:w="17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235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1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99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4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222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</w:tr>
    </w:tbl>
    <w:p>
      <w:pPr>
        <w:pStyle w:val="Normal"/>
        <w:rPr/>
      </w:pPr>
      <w:r/>
      <w:r>
        <w:rPr/>
        <w:br w:type="textWrapping" w:clear="all"/>
      </w:r>
    </w:p>
    <w:tbl>
      <w:tblPr>
        <w:tblW w:w="15545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5"/>
        <w:gridCol w:w="2785"/>
        <w:gridCol w:w="1584"/>
        <w:gridCol w:w="1702"/>
        <w:gridCol w:w="1391"/>
        <w:gridCol w:w="1874"/>
        <w:gridCol w:w="1331"/>
        <w:gridCol w:w="1874"/>
        <w:gridCol w:w="1929"/>
      </w:tblGrid>
      <w:tr>
        <w:trPr>
          <w:trHeight w:val="440" w:hRule="atLeast"/>
        </w:trPr>
        <w:tc>
          <w:tcPr>
            <w:tcW w:w="15545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MT03 M.Tech. (Cloud Computing)</w:t>
            </w:r>
          </w:p>
        </w:tc>
      </w:tr>
      <w:tr>
        <w:trPr>
          <w:trHeight w:val="350" w:hRule="atLeast"/>
        </w:trPr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SL6(FRI AN)</w:t>
            </w:r>
          </w:p>
        </w:tc>
        <w:tc>
          <w:tcPr>
            <w:tcW w:w="1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5" w:hRule="atLeast"/>
        </w:trPr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</w:r>
          </w:p>
        </w:tc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CC ZG501  | INTRODUCTION TO PARALLEL AND DISTRIBUTED PROGRAMMING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CC ZG503 | NETWORK FUNDAMENTALS FOR CLOUD 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CC ZG527 |  CLOUD COMPUTING  </w:t>
            </w:r>
          </w:p>
          <w:p>
            <w:pPr>
              <w:pStyle w:val="Normal"/>
              <w:spacing w:before="0" w:after="20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  <w:lang w:bidi="ar-SA"/>
              </w:rPr>
            </w:pPr>
            <w:r>
              <w:rPr>
                <w:b/>
                <w:color w:val="000000"/>
                <w:sz w:val="19"/>
                <w:szCs w:val="19"/>
                <w:lang w:bidi="ar-SA"/>
              </w:rPr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 </w:t>
            </w:r>
          </w:p>
        </w:tc>
        <w:tc>
          <w:tcPr>
            <w:tcW w:w="1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CC ZG522 | BIG DATA SYSTEMS  </w:t>
            </w:r>
          </w:p>
          <w:p>
            <w:pPr>
              <w:pStyle w:val="Normal"/>
              <w:tabs>
                <w:tab w:val="clear" w:pos="720"/>
                <w:tab w:val="center" w:pos="856" w:leader="none"/>
              </w:tabs>
              <w:spacing w:before="0" w:after="200"/>
              <w:rPr>
                <w:b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3366FF"/>
                <w:sz w:val="19"/>
                <w:szCs w:val="19"/>
              </w:rPr>
              <w:tab/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</w:tr>
      <w:tr>
        <w:trPr>
          <w:trHeight w:val="865" w:hRule="atLeast"/>
        </w:trPr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bookmarkStart w:id="2" w:name="OLE_LINK1"/>
            <w:bookmarkEnd w:id="2"/>
            <w:r>
              <w:rPr>
                <w:b/>
                <w:color w:val="953735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953735"/>
                <w:sz w:val="19"/>
                <w:szCs w:val="19"/>
              </w:rPr>
              <w:t>2/2024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(131)  </w:t>
            </w:r>
          </w:p>
        </w:tc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CC ZG502 | Cloud Infrastructure and Systems Software 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CC ZG526 |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Distributed Computing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CC ZG504| SECURITY FUNDAMENTALS FOR CLOUD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3366FF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CC ZG532 INTRODUCTION TO DATA SCI</w:t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CC ZG586 | EDGE COMPUTING  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CC ZG505 | CLOUD ECONOMICS 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bCs/>
                <w:color w:val="3366FF"/>
                <w:sz w:val="19"/>
                <w:szCs w:val="19"/>
              </w:rPr>
            </w:pPr>
            <w:r>
              <w:rPr>
                <w:b/>
                <w:bCs/>
                <w:color w:val="3366FF"/>
                <w:sz w:val="19"/>
                <w:szCs w:val="19"/>
              </w:rPr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CC ZG583| SCALABLE SERVICES  </w:t>
            </w:r>
          </w:p>
        </w:tc>
        <w:tc>
          <w:tcPr>
            <w:tcW w:w="1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1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CC ZG515|DATA WAREHOUSING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CC ZG566|SECURE SOFTWARE ENGINEERING </w:t>
            </w:r>
          </w:p>
          <w:p>
            <w:pPr>
              <w:pStyle w:val="Normal"/>
              <w:rPr>
                <w:bCs/>
                <w:color w:val="FF00FF"/>
                <w:sz w:val="19"/>
                <w:szCs w:val="19"/>
              </w:rPr>
            </w:pPr>
            <w:r>
              <w:rPr>
                <w:bCs/>
                <w:color w:val="FF00FF"/>
                <w:sz w:val="19"/>
                <w:szCs w:val="19"/>
              </w:rPr>
            </w:r>
          </w:p>
          <w:p>
            <w:pPr>
              <w:pStyle w:val="Normal"/>
              <w:rPr>
                <w:bCs/>
                <w:color w:val="FF00FF"/>
                <w:sz w:val="19"/>
                <w:szCs w:val="19"/>
              </w:rPr>
            </w:pPr>
            <w:r>
              <w:rPr>
                <w:bCs/>
                <w:color w:val="FF00FF"/>
                <w:sz w:val="19"/>
                <w:szCs w:val="19"/>
              </w:rPr>
              <w:t>CC ZG506 API –DRIVEN CLOUD</w:t>
            </w:r>
          </w:p>
          <w:p>
            <w:pPr>
              <w:pStyle w:val="Normal"/>
              <w:spacing w:before="0" w:after="200"/>
              <w:rPr>
                <w:bCs/>
                <w:color w:val="FF00FF"/>
                <w:sz w:val="19"/>
                <w:szCs w:val="19"/>
              </w:rPr>
            </w:pPr>
            <w:r>
              <w:rPr>
                <w:bCs/>
                <w:color w:val="FF00FF"/>
                <w:sz w:val="19"/>
                <w:szCs w:val="19"/>
              </w:rPr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CC ZG556|STREAM PROCESSING &amp; ANALYTICS </w:t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Cs/>
                <w:color w:val="FF00FF"/>
                <w:sz w:val="19"/>
                <w:szCs w:val="19"/>
              </w:rPr>
            </w:pPr>
            <w:r>
              <w:rPr>
                <w:bCs/>
                <w:color w:val="FF00FF"/>
                <w:sz w:val="19"/>
                <w:szCs w:val="19"/>
              </w:rPr>
              <w:t>CC ZG507|DEVOPS FOR CLOUD</w:t>
            </w:r>
          </w:p>
          <w:p>
            <w:pPr>
              <w:pStyle w:val="Normal"/>
              <w:rPr>
                <w:bCs/>
                <w:color w:val="FF00FF"/>
                <w:sz w:val="19"/>
                <w:szCs w:val="19"/>
              </w:rPr>
            </w:pPr>
            <w:r>
              <w:rPr>
                <w:bCs/>
                <w:color w:val="FF00FF"/>
                <w:sz w:val="19"/>
                <w:szCs w:val="19"/>
              </w:rPr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rPr>
                <w:bCs/>
                <w:color w:val="FF00FF"/>
                <w:sz w:val="19"/>
                <w:szCs w:val="19"/>
              </w:rPr>
            </w:pPr>
            <w:r>
              <w:rPr>
                <w:bCs/>
                <w:color w:val="FF00FF"/>
                <w:sz w:val="19"/>
                <w:szCs w:val="19"/>
              </w:rPr>
              <w:t xml:space="preserve"> </w:t>
            </w:r>
            <w:r>
              <w:rPr>
                <w:bCs/>
                <w:color w:val="FF00FF"/>
                <w:sz w:val="19"/>
                <w:szCs w:val="19"/>
              </w:rPr>
              <w:t xml:space="preserve">CC ZC447 | DATA STORAGE TECH &amp; NETWORKS  </w:t>
            </w:r>
          </w:p>
        </w:tc>
      </w:tr>
      <w:tr>
        <w:trPr>
          <w:trHeight w:val="865" w:hRule="atLeast"/>
        </w:trPr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(154)</w:t>
            </w:r>
          </w:p>
        </w:tc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CC ZG538|INFRASTRUCTURE MANAGEMENT  </w:t>
            </w:r>
          </w:p>
          <w:p>
            <w:pPr>
              <w:pStyle w:val="Normal"/>
              <w:pBdr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  </w:t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CC ZG508 | DESIGN &amp; OPER OF DATA CENTERS  </w:t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  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CC ZG504| SECURITY FUNDAMENTALS FOR CLOUD </w:t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CC ZG532 INTRODUCTION TO DATA SCI</w:t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CC ZG586 | EDGE COMPUTING  </w:t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   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CC ZG505 | CLOUD ECONOMICS  </w:t>
            </w:r>
          </w:p>
          <w:p>
            <w:pPr>
              <w:pStyle w:val="Normal"/>
              <w:pBdr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  <w:p>
            <w:pPr>
              <w:pStyle w:val="Normal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CC ZG583| SCALABLE SERVICES  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  </w:t>
            </w:r>
          </w:p>
        </w:tc>
        <w:tc>
          <w:tcPr>
            <w:tcW w:w="1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1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CC ZG515|DATA WAREHOUSING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CC ZG566|SECURE SOFTWARE ENGINEERING  </w:t>
            </w:r>
          </w:p>
          <w:p>
            <w:pPr>
              <w:pStyle w:val="Normal"/>
              <w:rPr>
                <w:b/>
                <w:color w:val="3366FF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0"/>
              <w:rPr>
                <w:bCs/>
                <w:color w:val="FF00FF"/>
                <w:sz w:val="19"/>
                <w:szCs w:val="19"/>
              </w:rPr>
            </w:pPr>
            <w:r>
              <w:rPr>
                <w:bCs/>
                <w:color w:val="FF00FF"/>
                <w:sz w:val="19"/>
                <w:szCs w:val="19"/>
              </w:rPr>
              <w:t>CC ZG506 API –DRIVEN CLOUD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CC ZG556|STREAM PROCESSING &amp; ANALYTICS </w:t>
            </w:r>
          </w:p>
          <w:p>
            <w:pPr>
              <w:pStyle w:val="Normal"/>
              <w:spacing w:lineRule="auto" w:line="240" w:before="0" w:after="0"/>
              <w:rPr>
                <w:bCs/>
                <w:color w:val="FF00FF"/>
                <w:sz w:val="19"/>
                <w:szCs w:val="19"/>
              </w:rPr>
            </w:pPr>
            <w:r>
              <w:rPr>
                <w:bCs/>
                <w:color w:val="FF00FF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Cs/>
                <w:color w:val="FF00FF"/>
                <w:sz w:val="19"/>
                <w:szCs w:val="19"/>
              </w:rPr>
            </w:pPr>
            <w:r>
              <w:rPr>
                <w:bCs/>
                <w:color w:val="FF00FF"/>
                <w:sz w:val="19"/>
                <w:szCs w:val="19"/>
              </w:rPr>
              <w:t>CC ZG507|DEVOPS FOR CLOUD</w:t>
            </w:r>
          </w:p>
          <w:p>
            <w:pPr>
              <w:pStyle w:val="Normal"/>
              <w:rPr>
                <w:bCs/>
                <w:color w:val="FF00FF"/>
                <w:sz w:val="19"/>
                <w:szCs w:val="19"/>
              </w:rPr>
            </w:pPr>
            <w:r>
              <w:rPr>
                <w:bCs/>
                <w:color w:val="FF00FF"/>
                <w:sz w:val="19"/>
                <w:szCs w:val="19"/>
              </w:rPr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rPr>
                <w:bCs/>
                <w:color w:val="FF00FF"/>
                <w:sz w:val="19"/>
                <w:szCs w:val="19"/>
              </w:rPr>
              <w:t xml:space="preserve"> </w:t>
            </w:r>
            <w:r>
              <w:rPr>
                <w:bCs/>
                <w:color w:val="FF00FF"/>
                <w:sz w:val="19"/>
                <w:szCs w:val="19"/>
              </w:rPr>
              <w:t xml:space="preserve">CC ZC447 | DATA STORAGE TECH &amp; NETWORKS  </w:t>
            </w:r>
          </w:p>
        </w:tc>
      </w:tr>
      <w:tr>
        <w:trPr>
          <w:trHeight w:val="865" w:hRule="atLeast"/>
        </w:trPr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(179)</w:t>
            </w:r>
          </w:p>
        </w:tc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CC ZG628T DISSERTATION</w:t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</w:tc>
        <w:tc>
          <w:tcPr>
            <w:tcW w:w="1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</w:tc>
        <w:tc>
          <w:tcPr>
            <w:tcW w:w="1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583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2"/>
        <w:gridCol w:w="2165"/>
        <w:gridCol w:w="1512"/>
        <w:gridCol w:w="1839"/>
        <w:gridCol w:w="1840"/>
        <w:gridCol w:w="1840"/>
        <w:gridCol w:w="1839"/>
        <w:gridCol w:w="1844"/>
        <w:gridCol w:w="1868"/>
      </w:tblGrid>
      <w:tr>
        <w:trPr>
          <w:trHeight w:val="530" w:hRule="atLeast"/>
        </w:trPr>
        <w:tc>
          <w:tcPr>
            <w:tcW w:w="1583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366091"/>
                <w:sz w:val="32"/>
                <w:szCs w:val="32"/>
              </w:rPr>
              <w:t>MT93/TM93 M.Tech. (Software Engineering)</w:t>
            </w:r>
          </w:p>
        </w:tc>
      </w:tr>
      <w:tr>
        <w:trPr>
          <w:trHeight w:val="350" w:hRule="atLeast"/>
        </w:trPr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21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5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21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SE ZG651|SOFTWARE ARCHITECTURES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5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SE ZG544|AGILE SOFTWARE PROCESSES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SE ZG685|SOFTWARE PRODUCT MANAGEMENT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SE ZG527|CLOUD COMPUTING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2/2024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953735"/>
                <w:sz w:val="19"/>
                <w:szCs w:val="19"/>
              </w:rPr>
              <w:t>(322)</w:t>
            </w:r>
          </w:p>
        </w:tc>
        <w:tc>
          <w:tcPr>
            <w:tcW w:w="21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i/>
                <w:color w:val="000000"/>
                <w:sz w:val="18"/>
                <w:szCs w:val="19"/>
              </w:rPr>
              <w:t>SE ZG519|DATA STRUCTURES &amp; ALGORITHMS DESIGN</w:t>
            </w: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 xml:space="preserve">SE ZG583|SCALABLE SERVICES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i/>
                <w:i/>
                <w:sz w:val="18"/>
                <w:szCs w:val="19"/>
              </w:rPr>
            </w:pPr>
            <w:r>
              <w:rPr>
                <w:i/>
                <w:sz w:val="18"/>
                <w:szCs w:val="19"/>
              </w:rPr>
              <w:t>SE ZG622|SOFTWARE PROJECT MANAGEMENT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i/>
                <w:i/>
                <w:color w:val="0000FF"/>
                <w:sz w:val="19"/>
                <w:szCs w:val="19"/>
              </w:rPr>
            </w:pPr>
            <w:r>
              <w:rPr>
                <w:b/>
                <w:bCs/>
                <w:i/>
                <w:color w:val="0000FF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FF00FF"/>
                <w:sz w:val="19"/>
                <w:szCs w:val="19"/>
              </w:rPr>
            </w:pPr>
            <w:r>
              <w:rPr>
                <w:b/>
                <w:bCs/>
                <w:color w:val="FF00FF"/>
                <w:sz w:val="19"/>
                <w:szCs w:val="19"/>
              </w:rPr>
              <w:t>SEZG508| PRODUCT STRATEGY AND PLANNING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FF00FF"/>
                <w:sz w:val="19"/>
                <w:szCs w:val="19"/>
              </w:rPr>
            </w:pPr>
            <w:r>
              <w:rPr>
                <w:b/>
                <w:bCs/>
                <w:color w:val="FF00FF"/>
                <w:sz w:val="19"/>
                <w:szCs w:val="19"/>
              </w:rPr>
            </w:r>
          </w:p>
        </w:tc>
        <w:tc>
          <w:tcPr>
            <w:tcW w:w="15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  <w:t>SE ZC410 MARKETING</w:t>
            </w:r>
          </w:p>
          <w:p>
            <w:pPr>
              <w:pStyle w:val="Normal"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  <w:t>SEZG530 DESIGN OF CON EXPER</w:t>
            </w:r>
          </w:p>
          <w:p>
            <w:pPr>
              <w:pStyle w:val="Normal"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SEZG568|APPLIED MACHINE LEARNING</w:t>
            </w:r>
          </w:p>
          <w:p>
            <w:pPr>
              <w:pStyle w:val="Normal"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SEZG589|MIDDLEWARE TECHNOLOGIES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0000FF"/>
                <w:sz w:val="19"/>
                <w:szCs w:val="19"/>
              </w:rPr>
            </w:pPr>
            <w:r>
              <w:rPr>
                <w:b/>
                <w:bCs/>
                <w:color w:val="0000FF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FF00FF"/>
                <w:sz w:val="19"/>
                <w:szCs w:val="19"/>
              </w:rPr>
            </w:pPr>
            <w:r>
              <w:rPr>
                <w:b/>
                <w:bCs/>
                <w:color w:val="FF00FF"/>
                <w:sz w:val="19"/>
                <w:szCs w:val="19"/>
              </w:rPr>
              <w:t>SEZG555| DATA VISUALIZATION AND INTERPRETATION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SEZG503 FULL-STACK APPL DEV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SEZG512 | OBJECT ORIENTED ANALYSIS AND DESIGN</w:t>
            </w: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SEZG510 PRODUCT ANALYTICS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 ZG587|OPEN SOURCE SOFTWARE ENGINEERING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FF"/>
                <w:sz w:val="19"/>
                <w:szCs w:val="19"/>
              </w:rPr>
              <w:t xml:space="preserve"> </w:t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  <w:t>SEZG505 USER EXP DESIGN</w:t>
            </w:r>
          </w:p>
          <w:p>
            <w:pPr>
              <w:pStyle w:val="Normal"/>
              <w:pBdr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>SEZG518|DATABASE DESIGN &amp; APPLICATIONS</w:t>
            </w:r>
            <w:r>
              <w:rPr>
                <w:sz w:val="19"/>
                <w:szCs w:val="19"/>
                <w:highlight w:val="yellow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  <w:highlight w:val="yellow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SEZG557 |ARTIFICIAL AND COMPUTATIONAL INTELLIGENCE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SEZG569|BLOCKCHAIN TECHNOLOGIES &amp; SYS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bCs/>
                <w:color w:val="FF0000"/>
                <w:sz w:val="19"/>
                <w:szCs w:val="19"/>
              </w:rPr>
            </w:pPr>
            <w:r>
              <w:rPr>
                <w:b/>
                <w:bCs/>
                <w:color w:val="FF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SEZG509 COMM ESTIMATION &amp; NEGO</w:t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SEZG507|PRODUCT DISCOVERY AND REQUIREMENTS ENGINEERING</w:t>
            </w: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SE ZG515|DATA WAREHOUSING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 ZG566|SECURE SOFTWARE ENGINEERING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bCs/>
                <w:color w:val="0000FF"/>
                <w:sz w:val="19"/>
                <w:szCs w:val="19"/>
              </w:rPr>
            </w:pPr>
            <w:r>
              <w:rPr>
                <w:b/>
                <w:bCs/>
                <w:color w:val="0000FF"/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SE ZG585| CROSS PLATFORM APP DEVELOPMENT</w:t>
            </w:r>
          </w:p>
          <w:p>
            <w:pPr>
              <w:pStyle w:val="Normal"/>
              <w:pBdr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SEZG504 API-BASED PRODUCT</w:t>
            </w: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i/>
                <w:i/>
                <w:color w:val="000000"/>
                <w:sz w:val="18"/>
                <w:szCs w:val="19"/>
              </w:rPr>
            </w:pPr>
            <w:r>
              <w:rPr>
                <w:sz w:val="19"/>
                <w:szCs w:val="19"/>
              </w:rPr>
              <w:t>SE ZG552|SOFTWARE TESTING METHODOLOGIES</w:t>
            </w:r>
          </w:p>
          <w:p>
            <w:pPr>
              <w:pStyle w:val="Normal"/>
              <w:pBdr/>
              <w:spacing w:lineRule="auto" w:line="240" w:before="0" w:after="0"/>
              <w:rPr>
                <w:i/>
                <w:i/>
                <w:color w:val="000000"/>
                <w:sz w:val="19"/>
                <w:szCs w:val="19"/>
              </w:rPr>
            </w:pPr>
            <w:r>
              <w:rPr>
                <w:i/>
                <w:color w:val="000000"/>
                <w:sz w:val="19"/>
                <w:szCs w:val="19"/>
              </w:rPr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bCs/>
                <w:color w:val="FF00FF"/>
                <w:sz w:val="19"/>
                <w:szCs w:val="19"/>
              </w:rPr>
            </w:pPr>
            <w:r>
              <w:rPr>
                <w:b/>
                <w:bCs/>
                <w:color w:val="FF00FF"/>
                <w:sz w:val="19"/>
                <w:szCs w:val="19"/>
              </w:rPr>
              <w:t>SEZG501| SOFTWARE QUALITY ASSURANCE AND TESTING (core)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FF0000"/>
                <w:sz w:val="19"/>
                <w:szCs w:val="19"/>
              </w:rPr>
              <w:t xml:space="preserve"> </w:t>
            </w:r>
          </w:p>
        </w:tc>
      </w:tr>
      <w:tr>
        <w:trPr>
          <w:trHeight w:val="1070" w:hRule="atLeast"/>
        </w:trPr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1/2024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(271)  </w:t>
            </w:r>
          </w:p>
        </w:tc>
        <w:tc>
          <w:tcPr>
            <w:tcW w:w="21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i/>
                <w:color w:val="000000"/>
                <w:sz w:val="18"/>
                <w:szCs w:val="19"/>
              </w:rPr>
              <w:t>SE ZG519|DATA STRUCTURES &amp; ALGORITHMS DESIGN</w:t>
            </w: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i/>
                <w:i/>
                <w:color w:val="000000"/>
                <w:sz w:val="18"/>
                <w:szCs w:val="19"/>
              </w:rPr>
            </w:pPr>
            <w:r>
              <w:rPr>
                <w:i/>
                <w:color w:val="000000"/>
                <w:sz w:val="18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i/>
                <w:i/>
                <w:color w:val="000000"/>
                <w:sz w:val="19"/>
                <w:szCs w:val="19"/>
              </w:rPr>
            </w:pPr>
            <w:r>
              <w:rPr>
                <w:b/>
                <w:i/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 xml:space="preserve">SE ZG583|SCALABLE SERVICES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i/>
                <w:i/>
                <w:sz w:val="18"/>
                <w:szCs w:val="19"/>
              </w:rPr>
            </w:pPr>
            <w:r>
              <w:rPr>
                <w:i/>
                <w:sz w:val="18"/>
                <w:szCs w:val="19"/>
              </w:rPr>
              <w:t>SE ZG622|SOFTWARE PROJECT MANAGEMENT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0000FF"/>
                <w:sz w:val="19"/>
                <w:szCs w:val="19"/>
              </w:rPr>
            </w:pPr>
            <w:r>
              <w:rPr>
                <w:b/>
                <w:bCs/>
                <w:color w:val="0000FF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FF00FF"/>
                <w:sz w:val="19"/>
                <w:szCs w:val="19"/>
              </w:rPr>
            </w:pPr>
            <w:r>
              <w:rPr>
                <w:b/>
                <w:bCs/>
                <w:color w:val="FF00FF"/>
                <w:sz w:val="19"/>
                <w:szCs w:val="19"/>
              </w:rPr>
              <w:t>SEZG508| PRODUCT STRATEGY AND PLANNING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FF00FF"/>
                <w:sz w:val="19"/>
                <w:szCs w:val="19"/>
              </w:rPr>
            </w:pPr>
            <w:r>
              <w:rPr>
                <w:b/>
                <w:bCs/>
                <w:color w:val="FF00FF"/>
                <w:sz w:val="19"/>
                <w:szCs w:val="19"/>
              </w:rPr>
            </w:r>
          </w:p>
        </w:tc>
        <w:tc>
          <w:tcPr>
            <w:tcW w:w="15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  <w:t>SE ZC410 MARKETING</w:t>
            </w:r>
          </w:p>
          <w:p>
            <w:pPr>
              <w:pStyle w:val="Normal"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  <w:t>SEZG530 DESIGN OF CON EXPER</w:t>
            </w:r>
          </w:p>
          <w:p>
            <w:pPr>
              <w:pStyle w:val="Normal"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SEZG568|APPLIED MACHINE LEARNING</w:t>
            </w:r>
          </w:p>
          <w:p>
            <w:pPr>
              <w:pStyle w:val="Normal"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SEZG589|MIDDLEWARE TECHNOLOGIES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0000FF"/>
                <w:sz w:val="19"/>
                <w:szCs w:val="19"/>
              </w:rPr>
            </w:pPr>
            <w:r>
              <w:rPr>
                <w:b/>
                <w:bCs/>
                <w:color w:val="0000FF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FF00FF"/>
                <w:sz w:val="19"/>
                <w:szCs w:val="19"/>
              </w:rPr>
            </w:pPr>
            <w:r>
              <w:rPr>
                <w:b/>
                <w:bCs/>
                <w:color w:val="FF00FF"/>
                <w:sz w:val="19"/>
                <w:szCs w:val="19"/>
              </w:rPr>
              <w:t>SEZG555| DATA VISUALIZATION AND INTERPRETATION</w:t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SEZG503 FULL-STACK APPL DEV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SEZG512 | OBJECT ORIENTED ANALYSIS AND DESIGN</w:t>
            </w: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SEZG510 PRODUCT ANALYTICS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 ZG587|OPEN SOURCE SOFTWARE ENGINEERING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FF"/>
                <w:sz w:val="19"/>
                <w:szCs w:val="19"/>
              </w:rPr>
              <w:t xml:space="preserve"> </w:t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  <w:t>SEZG505 USER EXP DESIGN</w:t>
            </w:r>
          </w:p>
          <w:p>
            <w:pPr>
              <w:pStyle w:val="Normal"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SEZG518|DATABASE DESIGN &amp; APPLICATIONS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SEZG557 ARTIFICAL &amp; COMP INTELLE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SEZG569|BLOCKCHAIN TECHNOLOGIES &amp; SYS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FF0000"/>
                <w:sz w:val="19"/>
                <w:szCs w:val="19"/>
              </w:rPr>
            </w:pPr>
            <w:r>
              <w:rPr>
                <w:b/>
                <w:bCs/>
                <w:color w:val="FF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SEZG509 COMM ESTIMATION &amp; NEGO</w:t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SEZG507|PRODUCT DISCOVERY AND REQUIREMENTS ENGINEERING</w:t>
            </w: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SE ZG515|DATA WAREHOUSING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SE ZG566|SECURE SOFTWARE ENGINEERING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SE ZG585| CROSS PLATFORM APP DEVELOPMENT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rFonts w:eastAsia="Times New Roman"/>
                <w:color w:val="FF00FF"/>
                <w:sz w:val="19"/>
                <w:szCs w:val="19"/>
                <w:lang w:eastAsia="en-IN" w:bidi="ar-SA"/>
              </w:rPr>
              <w:t>SEZG504 API-BASED PRODUCT</w:t>
            </w: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SEZG552|SOFTWARE TESTING METHODOLOGIES</w:t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SEZG514|INTRODUCTION TO DEVOPS</w:t>
            </w: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SEZG681|CYBER SECURITY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bCs/>
                <w:color w:val="FF0000"/>
                <w:sz w:val="19"/>
                <w:szCs w:val="19"/>
              </w:rPr>
            </w:pPr>
            <w:r>
              <w:rPr>
                <w:b/>
                <w:bCs/>
                <w:color w:val="FF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FF00FF"/>
                <w:sz w:val="19"/>
                <w:szCs w:val="19"/>
              </w:rPr>
            </w:pPr>
            <w:r>
              <w:rPr>
                <w:b/>
                <w:bCs/>
                <w:color w:val="FF00FF"/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2 /2023 (5101)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(3</w:t>
            </w:r>
            <w:r>
              <w:rPr>
                <w:b/>
                <w:color w:val="953735"/>
                <w:sz w:val="19"/>
                <w:szCs w:val="19"/>
                <w:vertAlign w:val="superscript"/>
              </w:rPr>
              <w:t>rd</w:t>
            </w:r>
            <w:r>
              <w:rPr>
                <w:b/>
                <w:color w:val="953735"/>
                <w:sz w:val="19"/>
                <w:szCs w:val="19"/>
              </w:rPr>
              <w:t>Sem)</w:t>
              <w:br/>
              <w:t>4 EL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>(424)</w:t>
            </w:r>
          </w:p>
        </w:tc>
        <w:tc>
          <w:tcPr>
            <w:tcW w:w="21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SE ZG628T|DISSERTATION</w:t>
            </w:r>
          </w:p>
        </w:tc>
        <w:tc>
          <w:tcPr>
            <w:tcW w:w="15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583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2"/>
        <w:gridCol w:w="2165"/>
        <w:gridCol w:w="1512"/>
        <w:gridCol w:w="1839"/>
        <w:gridCol w:w="1840"/>
        <w:gridCol w:w="1840"/>
        <w:gridCol w:w="1839"/>
        <w:gridCol w:w="1844"/>
        <w:gridCol w:w="1868"/>
      </w:tblGrid>
      <w:tr>
        <w:trPr>
          <w:trHeight w:val="440" w:hRule="atLeast"/>
        </w:trPr>
        <w:tc>
          <w:tcPr>
            <w:tcW w:w="1583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color w:val="366091"/>
                <w:sz w:val="32"/>
                <w:szCs w:val="32"/>
              </w:rPr>
              <w:t>US70 M.Tech. (Software Engineering)</w:t>
            </w:r>
          </w:p>
        </w:tc>
      </w:tr>
      <w:tr>
        <w:trPr>
          <w:trHeight w:val="350" w:hRule="atLeast"/>
        </w:trPr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21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5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(NO BATCH)</w:t>
            </w:r>
          </w:p>
        </w:tc>
        <w:tc>
          <w:tcPr>
            <w:tcW w:w="21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i/>
                <w:sz w:val="18"/>
                <w:szCs w:val="19"/>
              </w:rPr>
              <w:t>SEUS ZG622|SOFTWARE PROJECT MANAGEMENT</w:t>
            </w:r>
          </w:p>
        </w:tc>
        <w:tc>
          <w:tcPr>
            <w:tcW w:w="15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SEUSZC344 SOFTWARE ENGINEERING</w:t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SEUSZG587|OPEN SOURCE SOFTWARE ENGINEERING</w:t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SEUSZC467 COMPUTER NETWORKS</w:t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>2/2024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(NO BATCH)</w:t>
            </w:r>
          </w:p>
        </w:tc>
        <w:tc>
          <w:tcPr>
            <w:tcW w:w="21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/>
                <w:i/>
                <w:sz w:val="18"/>
                <w:szCs w:val="19"/>
              </w:rPr>
            </w:pPr>
            <w:r>
              <w:rPr>
                <w:bCs/>
                <w:sz w:val="19"/>
                <w:szCs w:val="19"/>
              </w:rPr>
              <w:t>SEUS ZG651| SOFTWARE ARCHITECTURES</w:t>
            </w:r>
          </w:p>
        </w:tc>
        <w:tc>
          <w:tcPr>
            <w:tcW w:w="15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Cs/>
                <w:i/>
                <w:i/>
                <w:sz w:val="19"/>
                <w:szCs w:val="19"/>
              </w:rPr>
            </w:pPr>
            <w:r>
              <w:rPr>
                <w:bCs/>
                <w:i/>
                <w:sz w:val="19"/>
                <w:szCs w:val="19"/>
              </w:rPr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rFonts w:ascii="Roboto;Times New Roman" w:hAnsi="Roboto;Times New Roman" w:cs="Roboto;Times New Roman"/>
                <w:color w:val="FF00FF"/>
                <w:sz w:val="18"/>
                <w:szCs w:val="18"/>
                <w:shd w:fill="FFFFFF" w:val="clear"/>
              </w:rPr>
            </w:pPr>
            <w:r>
              <w:rPr>
                <w:i/>
                <w:color w:val="FF00FF"/>
                <w:sz w:val="18"/>
                <w:szCs w:val="19"/>
              </w:rPr>
              <w:t>SEUS ZG583|</w:t>
            </w:r>
            <w:r>
              <w:rPr>
                <w:rFonts w:cs="Roboto;Times New Roman" w:ascii="Roboto;Times New Roman" w:hAnsi="Roboto;Times New Roman"/>
                <w:color w:val="FF00FF"/>
                <w:sz w:val="18"/>
                <w:szCs w:val="18"/>
                <w:shd w:fill="FFFFFF" w:val="clear"/>
              </w:rPr>
              <w:t>SCALABLE SERVICES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rFonts w:cs="Roboto;Times New Roman" w:ascii="Roboto;Times New Roman" w:hAnsi="Roboto;Times New Roman"/>
                <w:color w:val="FF00FF"/>
                <w:sz w:val="18"/>
                <w:szCs w:val="18"/>
                <w:shd w:fill="FFFFFF" w:val="clear"/>
              </w:rPr>
              <w:t xml:space="preserve">Check </w:t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SEUS ZG527|</w:t>
            </w:r>
            <w:r>
              <w:rPr>
                <w:rFonts w:cs="Roboto;Times New Roman" w:ascii="Roboto;Times New Roman" w:hAnsi="Roboto;Times New Roman"/>
                <w:color w:val="1F1F1F"/>
                <w:sz w:val="18"/>
                <w:szCs w:val="18"/>
                <w:shd w:fill="FFFFFF" w:val="clear"/>
              </w:rPr>
              <w:t>CLOUD COMPUTING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color w:val="000000"/>
                <w:sz w:val="19"/>
                <w:szCs w:val="19"/>
              </w:rPr>
              <w:t>SEUS ZG681 |CYBER SECURITY</w:t>
            </w:r>
          </w:p>
        </w:tc>
      </w:tr>
      <w:tr>
        <w:trPr>
          <w:trHeight w:val="864" w:hRule="atLeast"/>
        </w:trPr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1/2024</w:t>
            </w:r>
          </w:p>
        </w:tc>
        <w:tc>
          <w:tcPr>
            <w:tcW w:w="21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SEUS ZG552 : SOFTWARE TESTING METHODOLOGIES</w:t>
            </w:r>
          </w:p>
        </w:tc>
        <w:tc>
          <w:tcPr>
            <w:tcW w:w="15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SEUSZC241 : PRINCIPLES OF MGMT</w:t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SEUS ZG685 : SOFTWARE PRODUCT MGMT</w:t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i/>
                <w:i/>
                <w:color w:val="FF00FF"/>
                <w:sz w:val="18"/>
                <w:szCs w:val="19"/>
              </w:rPr>
            </w:pPr>
            <w:r>
              <w:rPr>
                <w:bCs/>
                <w:sz w:val="19"/>
                <w:szCs w:val="19"/>
              </w:rPr>
              <w:t>SEUS ZC312: TECHNICAL REPORT WRITING</w:t>
            </w:r>
            <w:r>
              <w:rPr>
                <w:i/>
                <w:color w:val="FF00FF"/>
                <w:sz w:val="18"/>
                <w:szCs w:val="19"/>
              </w:rPr>
              <w:t xml:space="preserve"> </w:t>
            </w:r>
          </w:p>
        </w:tc>
        <w:tc>
          <w:tcPr>
            <w:tcW w:w="18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i/>
                <w:i/>
                <w:color w:val="FF00FF"/>
                <w:sz w:val="19"/>
                <w:szCs w:val="19"/>
              </w:rPr>
            </w:pPr>
            <w:r>
              <w:rPr>
                <w:b/>
                <w:i/>
                <w:color w:val="FF00FF"/>
                <w:sz w:val="19"/>
                <w:szCs w:val="19"/>
              </w:rPr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>
          <w:sz w:val="2"/>
          <w:szCs w:val="2"/>
        </w:rPr>
      </w:pPr>
      <w:r>
        <w:br w:type="page"/>
      </w:r>
      <w:r>
        <w:rPr>
          <w:sz w:val="2"/>
          <w:szCs w:val="2"/>
        </w:rPr>
      </w:r>
    </w:p>
    <w:tbl>
      <w:tblPr>
        <w:tblW w:w="1583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67"/>
        <w:gridCol w:w="1530"/>
        <w:gridCol w:w="1890"/>
        <w:gridCol w:w="2250"/>
        <w:gridCol w:w="1710"/>
        <w:gridCol w:w="1498"/>
        <w:gridCol w:w="1863"/>
        <w:gridCol w:w="1863"/>
        <w:gridCol w:w="1868"/>
      </w:tblGrid>
      <w:tr>
        <w:trPr>
          <w:trHeight w:val="440" w:hRule="atLeast"/>
        </w:trPr>
        <w:tc>
          <w:tcPr>
            <w:tcW w:w="1583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color w:val="366091"/>
                <w:sz w:val="32"/>
                <w:szCs w:val="32"/>
              </w:rPr>
              <w:t>TH55 /MT55 M.Tech. (Automotive Engineering)</w:t>
            </w:r>
          </w:p>
        </w:tc>
      </w:tr>
      <w:tr>
        <w:trPr>
          <w:trHeight w:val="350" w:hRule="atLeast"/>
        </w:trPr>
        <w:tc>
          <w:tcPr>
            <w:tcW w:w="1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49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1803" w:hRule="atLeast"/>
        </w:trPr>
        <w:tc>
          <w:tcPr>
            <w:tcW w:w="1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8"/>
                <w:szCs w:val="18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1/2025  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AE ZG516|ADVANCE IN IC ENGINES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505652|AE ZG524|VEHICLE DYNAMICS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AE ZG533| </w:t>
            </w:r>
            <w:r>
              <w:rPr>
                <w:b/>
              </w:rPr>
              <w:t>AUTOTRONICS</w:t>
            </w:r>
            <w:r>
              <w:rPr>
                <w:b/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Sunday 8.20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  <w:r>
              <w:rPr>
                <w:b/>
                <w:sz w:val="19"/>
                <w:szCs w:val="19"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AEZG519|AUTOMOTIVE SECURITY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AEZG522|ADVANCED VEHICLE ACOUSTICS 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AE ZG614|FRACTURE MECHANICS (2/2)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</w:tr>
      <w:tr>
        <w:trPr>
          <w:trHeight w:val="1803" w:hRule="atLeast"/>
        </w:trPr>
        <w:tc>
          <w:tcPr>
            <w:tcW w:w="1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2/2024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8"/>
                <w:szCs w:val="18"/>
              </w:rPr>
            </w:pPr>
            <w:r>
              <w:rPr>
                <w:b/>
                <w:color w:val="953735"/>
                <w:sz w:val="18"/>
                <w:szCs w:val="18"/>
              </w:rPr>
              <w:t>(115)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AE ZG518|ELECTRIC &amp; HYBRID VEHICLES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AEZC443|CONNECTED CARS</w:t>
            </w:r>
            <w:ins w:id="4" w:author="Mitali Sharma" w:date="2021-04-09T08:13:00Z">
              <w:r>
                <w:rPr>
                  <w:color w:val="000000"/>
                  <w:sz w:val="19"/>
                  <w:szCs w:val="19"/>
                </w:rPr>
                <w:t xml:space="preserve"> </w:t>
              </w:r>
            </w:ins>
            <w:r>
              <w:rPr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AEZG535|ADVANCED ENGINEERING MATHEMATICS 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AE ZG623 SAFETY CRI ADV AUT SYS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 ZG512|EMBEDDED SYSTEM DESIGN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 ZG531|PRODUCT DESIGN 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 ZG612|ADVANCES IN MATERIAL, COMPOSITES &amp; PLASTICS 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</w:t>
            </w: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AEZG523|PROJECT MANAGEMENT 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AEZG557|ARTIFICIAL AND COMPUTATIONAL INTELLIGENCE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AEZG621|DURABILITY, CRASH &amp; SAFETY ENGINEERING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AE ZG631 | AUTOMOTIVE DIA &amp; INTER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 xml:space="preserve"> </w:t>
            </w:r>
          </w:p>
        </w:tc>
        <w:tc>
          <w:tcPr>
            <w:tcW w:w="18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 xml:space="preserve">AEZG519|AUTOMOTIVE SECURITY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AEZG522|ADVANCED VEHICLE ACOUSTICS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3366FF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  <w:t>AE ZG616: APPLIED DIGITAL SIG PROC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AE ZG614|FRACTURE MECHANICS (2/2)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AEZC442|ADVANCED DRIVER ASSISTANCE SYSTEMS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 ZG633|ADVANCE IN VEHICLES BODY STRUCTURE  </w:t>
            </w:r>
          </w:p>
          <w:p>
            <w:pPr>
              <w:pStyle w:val="Normal"/>
              <w:pBdr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Cs/>
                <w:color w:val="FF00FF"/>
                <w:sz w:val="19"/>
                <w:szCs w:val="19"/>
              </w:rPr>
            </w:pPr>
            <w:r>
              <w:rPr>
                <w:bCs/>
                <w:color w:val="FF00FF"/>
                <w:sz w:val="19"/>
                <w:szCs w:val="19"/>
              </w:rPr>
              <w:t>AE ZG521: POWER ELECT &amp; DRIVES</w:t>
            </w:r>
          </w:p>
          <w:p>
            <w:pPr>
              <w:pStyle w:val="Normal"/>
              <w:pBdr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1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8"/>
                <w:szCs w:val="18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8"/>
                <w:szCs w:val="18"/>
              </w:rPr>
            </w:pPr>
            <w:r>
              <w:rPr>
                <w:b/>
                <w:color w:val="953735"/>
                <w:sz w:val="18"/>
                <w:szCs w:val="18"/>
              </w:rPr>
              <w:t>(82)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AEZG517|AUTOMOTIVE SYSTEMS ENGINEERING  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  <w:r>
              <w:rPr>
                <w:color w:val="FF00FF"/>
                <w:sz w:val="19"/>
                <w:szCs w:val="19"/>
              </w:rPr>
              <w:t>AEZG510|AUTOMOTIVE CONTROL SYSTEMS</w:t>
            </w:r>
            <w:r>
              <w:rPr>
                <w:sz w:val="19"/>
                <w:szCs w:val="19"/>
              </w:rPr>
              <w:t xml:space="preserve">  </w:t>
            </w:r>
          </w:p>
        </w:tc>
        <w:tc>
          <w:tcPr>
            <w:tcW w:w="18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AEZC443|CONNECTED CARS</w:t>
            </w:r>
            <w:ins w:id="5" w:author="Mitali Sharma" w:date="2021-04-09T08:13:00Z">
              <w:r>
                <w:rPr>
                  <w:sz w:val="19"/>
                  <w:szCs w:val="19"/>
                </w:rPr>
                <w:t xml:space="preserve"> </w:t>
              </w:r>
            </w:ins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AEZG535|ADVANCED ENGINEERING MATHEMATICS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 ZG512|EMBEDDED SYSTEM DESIGN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 ZG531|PRODUCT DESIGN   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 ZG612|ADVANCES IN MATERIAL, COMPOSITES &amp; PLASTICS  </w:t>
            </w: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Cs/>
                <w:color w:val="000000"/>
                <w:sz w:val="19"/>
                <w:szCs w:val="19"/>
              </w:rPr>
              <w:t>AE ZG511 | MECHATRONICS</w:t>
            </w:r>
          </w:p>
          <w:p>
            <w:pPr>
              <w:pStyle w:val="Normal"/>
              <w:pBdr/>
              <w:spacing w:lineRule="auto" w:line="240" w:before="0" w:after="0"/>
              <w:rPr>
                <w:bCs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AEZG523|PROJECT MANAGEMENT 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AEZG621|DURABILITY, CRASH &amp; SAFETY ENGINEERING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 xml:space="preserve"> </w:t>
            </w:r>
          </w:p>
        </w:tc>
        <w:tc>
          <w:tcPr>
            <w:tcW w:w="18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AEZG519|AUTOMOTIVE SECURITY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AEZG522|ADVANCED VEHICLE ACOUSTICS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AE ZG614|FRACTURE MECHANICS (2/2)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  </w:t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AEZC442|ADVANCED DRIVER ASSISTANCE SYSTEMS   </w:t>
            </w:r>
          </w:p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Cs/>
                <w:color w:val="FF00FF"/>
                <w:sz w:val="19"/>
                <w:szCs w:val="19"/>
              </w:rPr>
            </w:pPr>
            <w:r>
              <w:rPr>
                <w:bCs/>
                <w:color w:val="FF00FF"/>
                <w:sz w:val="19"/>
                <w:szCs w:val="19"/>
              </w:rPr>
              <w:t>AE ZG521: POWER ELECT &amp; DRIVES</w:t>
            </w:r>
          </w:p>
          <w:p>
            <w:pPr>
              <w:pStyle w:val="Normal"/>
              <w:pBdr/>
              <w:spacing w:lineRule="auto" w:line="240" w:before="0" w:after="0"/>
              <w:rPr>
                <w:bCs/>
                <w:color w:val="FF00FF"/>
                <w:sz w:val="19"/>
                <w:szCs w:val="19"/>
              </w:rPr>
            </w:pPr>
            <w:r>
              <w:rPr>
                <w:bCs/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AE ZG510 |AUTOMOTIVE CONTROL SYS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NEW FACULTY REQUIRED</w:t>
            </w:r>
          </w:p>
        </w:tc>
      </w:tr>
      <w:tr>
        <w:trPr>
          <w:trHeight w:val="530" w:hRule="atLeast"/>
        </w:trPr>
        <w:tc>
          <w:tcPr>
            <w:tcW w:w="1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8"/>
                <w:szCs w:val="18"/>
              </w:rPr>
              <w:t xml:space="preserve">2/2023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8"/>
                <w:szCs w:val="18"/>
              </w:rPr>
            </w:pPr>
            <w:r>
              <w:rPr>
                <w:b/>
                <w:color w:val="953735"/>
                <w:sz w:val="18"/>
                <w:szCs w:val="18"/>
              </w:rPr>
              <w:t>(103)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AE ZG628T|DISSERT</w:t>
            </w:r>
          </w:p>
        </w:tc>
        <w:tc>
          <w:tcPr>
            <w:tcW w:w="18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49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tbl>
      <w:tblPr>
        <w:tblW w:w="15108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108"/>
      </w:tblGrid>
      <w:tr>
        <w:trPr>
          <w:trHeight w:val="530" w:hRule="atLeast"/>
        </w:trPr>
        <w:tc>
          <w:tcPr>
            <w:tcW w:w="15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6"/>
                <w:szCs w:val="16"/>
              </w:rPr>
            </w:pPr>
            <w:r>
              <w:rPr/>
              <w:t xml:space="preserve"> </w:t>
            </w:r>
            <w:r>
              <w:rPr>
                <w:b/>
                <w:color w:val="366091"/>
                <w:sz w:val="32"/>
                <w:szCs w:val="32"/>
              </w:rPr>
              <w:t xml:space="preserve">HB28 MBA (Hospital &amp; Health Systems Management) 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5551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6"/>
        <w:gridCol w:w="2576"/>
        <w:gridCol w:w="2441"/>
        <w:gridCol w:w="2069"/>
        <w:gridCol w:w="2145"/>
        <w:gridCol w:w="864"/>
        <w:gridCol w:w="868"/>
        <w:gridCol w:w="2008"/>
        <w:gridCol w:w="1634"/>
      </w:tblGrid>
      <w:tr>
        <w:trPr>
          <w:trHeight w:val="351" w:hRule="atLeast"/>
        </w:trPr>
        <w:tc>
          <w:tcPr>
            <w:tcW w:w="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25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24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20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214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SL6(FRI AN)</w:t>
            </w:r>
          </w:p>
        </w:tc>
        <w:tc>
          <w:tcPr>
            <w:tcW w:w="20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FN)</w:t>
            </w:r>
          </w:p>
        </w:tc>
        <w:tc>
          <w:tcPr>
            <w:tcW w:w="16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SL8(SAT AN)</w:t>
            </w:r>
          </w:p>
        </w:tc>
      </w:tr>
      <w:tr>
        <w:trPr>
          <w:trHeight w:val="1767" w:hRule="atLeast"/>
        </w:trPr>
        <w:tc>
          <w:tcPr>
            <w:tcW w:w="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25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HHSM ZG648| HUMAN RESOURCE MANAGEMENT IN HEALTH CARE 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4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HHSM ZG649| HOSPITAL OPERATION AND SUPPLY CHAIN MGMT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0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HHSM ZG651| HEALTHCARE MANAGERIAL ACCOUNTING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 </w:t>
            </w:r>
          </w:p>
          <w:p>
            <w:pPr>
              <w:pStyle w:val="Normal"/>
              <w:spacing w:before="0" w:after="200"/>
              <w:ind w:firstLine="720" w:end="0"/>
              <w:rPr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14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HHSM ZG650 | HEALTHCARE MARKETING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  <w:r>
              <w:rPr>
                <w:b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20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6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1767" w:hRule="atLeast"/>
        </w:trPr>
        <w:tc>
          <w:tcPr>
            <w:tcW w:w="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2/2024  </w:t>
            </w:r>
            <w:r>
              <w:rPr>
                <w:b/>
                <w:color w:val="953735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pPr>
            <w:r>
              <w:rPr>
                <w:b/>
                <w:color w:val="953735"/>
                <w:sz w:val="19"/>
                <w:szCs w:val="19"/>
              </w:rPr>
              <w:t>(128)</w:t>
            </w:r>
          </w:p>
        </w:tc>
        <w:tc>
          <w:tcPr>
            <w:tcW w:w="25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HHSM ZG631|INT TO HLTH SYS&amp;ENV HLTH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 </w:t>
            </w:r>
          </w:p>
          <w:p>
            <w:pPr>
              <w:pStyle w:val="Normal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4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HHSM ZG517|HEALTH CARE MANAGEMENT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0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HHSM ZG615|SER QUAL EXC IN HEALTHCARE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  </w:t>
            </w:r>
          </w:p>
          <w:p>
            <w:pPr>
              <w:pStyle w:val="Normal"/>
              <w:spacing w:before="0" w:after="200"/>
              <w:rPr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14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MBA ZG521|FINANCIAL MANAGEMENT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  <w:highlight w:val="cyan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0"/>
              <w:rPr>
                <w:sz w:val="19"/>
                <w:szCs w:val="19"/>
                <w:highlight w:val="cyan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color w:val="000000"/>
                <w:sz w:val="19"/>
                <w:szCs w:val="19"/>
                <w:highlight w:val="cyan"/>
              </w:rPr>
            </w:r>
          </w:p>
        </w:tc>
        <w:tc>
          <w:tcPr>
            <w:tcW w:w="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20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6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25" w:hRule="atLeast"/>
        </w:trPr>
        <w:tc>
          <w:tcPr>
            <w:tcW w:w="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(127)</w:t>
            </w:r>
          </w:p>
        </w:tc>
        <w:tc>
          <w:tcPr>
            <w:tcW w:w="25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HHSM ZG617|STRATEGIC MGMT OF HEAL.CAR ORG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4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HHSM ZG513|BIOSTATISTICS &amp; EPIDEMIOLOGY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0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HHSM ZG516|EPIDEMIC &amp; DISASTER MANAGEMENT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  <w:highlight w:val="yellow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14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HHSM ZG614|HOSPITAL OPERATIONS MANAGEMENT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20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6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25" w:hRule="atLeast"/>
        </w:trPr>
        <w:tc>
          <w:tcPr>
            <w:tcW w:w="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(151)</w:t>
            </w:r>
          </w:p>
        </w:tc>
        <w:tc>
          <w:tcPr>
            <w:tcW w:w="25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ZG623T|PROJECT</w:t>
            </w:r>
          </w:p>
        </w:tc>
        <w:tc>
          <w:tcPr>
            <w:tcW w:w="24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MBA ZG514|LEADERSHIP &amp; MANAGING CHANGE</w:t>
            </w:r>
          </w:p>
        </w:tc>
        <w:tc>
          <w:tcPr>
            <w:tcW w:w="20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70AD47"/>
              </w:rPr>
              <w:t>HHSM ZG629|AI in Healthcare</w:t>
            </w:r>
          </w:p>
        </w:tc>
        <w:tc>
          <w:tcPr>
            <w:tcW w:w="214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MBA ZG523|PROJECT MANAGEMENT</w:t>
            </w:r>
          </w:p>
        </w:tc>
        <w:tc>
          <w:tcPr>
            <w:tcW w:w="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20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rFonts w:cs="Arial" w:ascii="Arial" w:hAnsi="Arial"/>
                <w:color w:val="70AD47"/>
                <w:sz w:val="20"/>
                <w:szCs w:val="20"/>
              </w:rPr>
              <w:t>HHSM ZG627|Digital Transformation in Healthcare</w:t>
            </w:r>
          </w:p>
        </w:tc>
        <w:tc>
          <w:tcPr>
            <w:tcW w:w="16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MBA ZG535|DECISION ANALYSIS</w:t>
            </w:r>
          </w:p>
        </w:tc>
      </w:tr>
      <w:tr>
        <w:trPr>
          <w:trHeight w:val="825" w:hRule="atLeast"/>
        </w:trPr>
        <w:tc>
          <w:tcPr>
            <w:tcW w:w="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(backlog Only(</w:t>
            </w:r>
          </w:p>
        </w:tc>
        <w:tc>
          <w:tcPr>
            <w:tcW w:w="25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MBA ZC417|QUANTITATIVE METHODS 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  </w:t>
            </w:r>
            <w:r>
              <w:rPr>
                <w:b/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24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MBA ZC416|MANAGERIAL ECONOMICS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  </w:t>
            </w:r>
            <w:r>
              <w:rPr>
                <w:b/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20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MBA ZC415|FINANCIAL &amp; MANAGEMENT ACCOUNTING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  </w:t>
            </w:r>
          </w:p>
          <w:p>
            <w:pPr>
              <w:pStyle w:val="Normal"/>
              <w:spacing w:before="0" w:after="200"/>
              <w:ind w:firstLine="720" w:end="0"/>
              <w:rPr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214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MBA ZC411|MARKETING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  </w:t>
            </w:r>
          </w:p>
          <w:p>
            <w:pPr>
              <w:pStyle w:val="Normal"/>
              <w:spacing w:before="0" w:after="200"/>
              <w:rPr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8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</w:r>
          </w:p>
        </w:tc>
        <w:tc>
          <w:tcPr>
            <w:tcW w:w="86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20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6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5325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325"/>
      </w:tblGrid>
      <w:tr>
        <w:trPr>
          <w:trHeight w:val="389" w:hRule="atLeast"/>
        </w:trPr>
        <w:tc>
          <w:tcPr>
            <w:tcW w:w="15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366091"/>
                <w:sz w:val="32"/>
                <w:szCs w:val="32"/>
              </w:rPr>
              <w:t>HB58 MBA (Consultancy Management/Strategy and Consulting)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5551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3"/>
        <w:gridCol w:w="2330"/>
        <w:gridCol w:w="2221"/>
        <w:gridCol w:w="2382"/>
        <w:gridCol w:w="1755"/>
        <w:gridCol w:w="758"/>
        <w:gridCol w:w="1573"/>
        <w:gridCol w:w="1605"/>
        <w:gridCol w:w="1844"/>
      </w:tblGrid>
      <w:tr>
        <w:trPr>
          <w:trHeight w:val="306" w:hRule="atLeast"/>
        </w:trPr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18"/>
                <w:szCs w:val="18"/>
              </w:rPr>
            </w:pPr>
            <w:r>
              <w:rPr>
                <w:b/>
                <w:color w:val="00B050"/>
                <w:sz w:val="18"/>
                <w:szCs w:val="18"/>
              </w:rPr>
              <w:t>Admit Batch</w:t>
            </w:r>
          </w:p>
        </w:tc>
        <w:tc>
          <w:tcPr>
            <w:tcW w:w="23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18"/>
                <w:szCs w:val="18"/>
              </w:rPr>
            </w:pPr>
            <w:r>
              <w:rPr>
                <w:b/>
                <w:color w:val="00B050"/>
                <w:sz w:val="18"/>
                <w:szCs w:val="18"/>
              </w:rPr>
              <w:t>SL1(SAT FN)</w:t>
            </w:r>
          </w:p>
        </w:tc>
        <w:tc>
          <w:tcPr>
            <w:tcW w:w="222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18"/>
                <w:szCs w:val="18"/>
              </w:rPr>
            </w:pPr>
            <w:r>
              <w:rPr>
                <w:b/>
                <w:color w:val="00B050"/>
                <w:sz w:val="18"/>
                <w:szCs w:val="18"/>
              </w:rPr>
              <w:t>SL2(SAT AN)</w:t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18"/>
                <w:szCs w:val="18"/>
              </w:rPr>
            </w:pPr>
            <w:r>
              <w:rPr>
                <w:b/>
                <w:color w:val="00B050"/>
                <w:sz w:val="18"/>
                <w:szCs w:val="18"/>
              </w:rPr>
              <w:t>SL3(SUN FN)</w:t>
            </w:r>
          </w:p>
        </w:tc>
        <w:tc>
          <w:tcPr>
            <w:tcW w:w="17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18"/>
                <w:szCs w:val="18"/>
              </w:rPr>
            </w:pPr>
            <w:r>
              <w:rPr>
                <w:b/>
                <w:color w:val="00B050"/>
                <w:sz w:val="18"/>
                <w:szCs w:val="18"/>
              </w:rPr>
              <w:t>SL4(SUN AN)</w:t>
            </w:r>
          </w:p>
        </w:tc>
        <w:tc>
          <w:tcPr>
            <w:tcW w:w="75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18"/>
                <w:szCs w:val="18"/>
              </w:rPr>
            </w:pPr>
            <w:r>
              <w:rPr>
                <w:b/>
                <w:color w:val="00B050"/>
                <w:sz w:val="18"/>
                <w:szCs w:val="18"/>
              </w:rPr>
              <w:t>SL5(FRI FN)</w:t>
            </w:r>
          </w:p>
        </w:tc>
        <w:tc>
          <w:tcPr>
            <w:tcW w:w="157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18"/>
                <w:szCs w:val="18"/>
              </w:rPr>
            </w:pPr>
            <w:r>
              <w:rPr>
                <w:b/>
                <w:color w:val="00B050"/>
                <w:sz w:val="18"/>
                <w:szCs w:val="18"/>
              </w:rPr>
              <w:t>SL6(FRI AN)</w:t>
            </w:r>
          </w:p>
        </w:tc>
        <w:tc>
          <w:tcPr>
            <w:tcW w:w="16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18"/>
                <w:szCs w:val="18"/>
              </w:rPr>
              <w:t>SL7(SAT EN)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18"/>
                <w:szCs w:val="18"/>
              </w:rPr>
              <w:t>SL8(SUN EN)</w:t>
            </w:r>
          </w:p>
        </w:tc>
      </w:tr>
      <w:tr>
        <w:trPr>
          <w:trHeight w:val="798" w:hRule="atLeast"/>
        </w:trPr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23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MBA ZG501| BUSINESS STATISTICS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22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ZG503 | MARKETING MANAGEMENT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ZG502| MANAGERIAL ACCOUNTING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  <w:r>
              <w:rPr>
                <w:b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7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MBA ZG511|MANAGING PEOPLE &amp; ORGANIZATION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75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57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6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798" w:hRule="atLeast"/>
        </w:trPr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2/2024 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(41)</w:t>
            </w:r>
          </w:p>
        </w:tc>
        <w:tc>
          <w:tcPr>
            <w:tcW w:w="23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pPr>
            <w:r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r>
          </w:p>
        </w:tc>
        <w:tc>
          <w:tcPr>
            <w:tcW w:w="222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ZC411|MARKETING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MBAZG541|CONSULTANCY PRACTICE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7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MBA ZG521|FINANCIAL MANAGEMENT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75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</w:p>
        </w:tc>
        <w:tc>
          <w:tcPr>
            <w:tcW w:w="157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6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MBA ZG526|OPERATIONS MANAGEMENT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798" w:hRule="atLeast"/>
        </w:trPr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(53)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</w:r>
          </w:p>
        </w:tc>
        <w:tc>
          <w:tcPr>
            <w:tcW w:w="23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ZG515|CONSULTING &amp; PEOPLE SKILLS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 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22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ZG525|BUSINESS PROCESS ANALYSIS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ZG634|STRATEGIC CHANGE MANAGEMENT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7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MBA ZG611|STRATEGIC MANAGEMENT &amp; BUSINESS POLICY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75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57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6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798" w:hRule="atLeast"/>
        </w:trPr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(59)</w:t>
            </w:r>
          </w:p>
        </w:tc>
        <w:tc>
          <w:tcPr>
            <w:tcW w:w="23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MBA ZG544|MERGERS, ACQ, &amp; CORPORATE RESTRU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  </w:t>
            </w:r>
          </w:p>
        </w:tc>
        <w:tc>
          <w:tcPr>
            <w:tcW w:w="222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MBA ZG514|LEADERSHIP &amp; MANAGING CHANGE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  </w:t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MBA ZG621|SUPPLY CHAIN MANAGEMENT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 </w:t>
            </w:r>
          </w:p>
        </w:tc>
        <w:tc>
          <w:tcPr>
            <w:tcW w:w="17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MBA ZG523|PROJECT MANAGEMENT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3366FF"/>
                <w:sz w:val="19"/>
                <w:szCs w:val="19"/>
              </w:rPr>
              <w:t xml:space="preserve">   </w:t>
            </w:r>
          </w:p>
        </w:tc>
        <w:tc>
          <w:tcPr>
            <w:tcW w:w="75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 </w:t>
            </w:r>
            <w:r>
              <w:rPr>
                <w:b/>
                <w:color w:val="3366FF"/>
                <w:sz w:val="19"/>
                <w:szCs w:val="19"/>
              </w:rPr>
              <w:t xml:space="preserve"> </w:t>
            </w:r>
          </w:p>
        </w:tc>
        <w:tc>
          <w:tcPr>
            <w:tcW w:w="157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Sun 3.40</w:t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504756|MBA ZG622T|PROJECT (8 Unit)</w:t>
            </w:r>
          </w:p>
        </w:tc>
        <w:tc>
          <w:tcPr>
            <w:tcW w:w="16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MBA ZG542 | Entrepreneurship and New Ventures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MBA ZG535|DECISION ANALYSIS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</w:tr>
      <w:tr>
        <w:trPr>
          <w:trHeight w:val="798" w:hRule="atLeast"/>
        </w:trPr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(BACKLOGI ONLY)</w:t>
            </w:r>
          </w:p>
        </w:tc>
        <w:tc>
          <w:tcPr>
            <w:tcW w:w="23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color w:val="FF0000"/>
                <w:sz w:val="19"/>
                <w:szCs w:val="19"/>
              </w:rPr>
            </w:pPr>
            <w:r>
              <w:rPr>
                <w:bCs/>
                <w:color w:val="FF0000"/>
                <w:sz w:val="19"/>
                <w:szCs w:val="19"/>
              </w:rPr>
              <w:t>MBAZC417|QUANTITATIVE METHODS</w:t>
            </w:r>
          </w:p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bCs/>
                <w:color w:val="FF0000"/>
                <w:sz w:val="19"/>
                <w:szCs w:val="19"/>
              </w:rPr>
              <w:t xml:space="preserve"> </w:t>
            </w:r>
            <w:r>
              <w:rPr>
                <w:bCs/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222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MBAZC416|MANAGERIAL ECONOMICS</w:t>
            </w:r>
          </w:p>
          <w:p>
            <w:pPr>
              <w:pStyle w:val="Normal"/>
              <w:spacing w:lineRule="auto" w:line="240" w:before="0" w:after="0"/>
              <w:rPr>
                <w:bCs/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color w:val="FF0000"/>
                <w:sz w:val="19"/>
                <w:szCs w:val="19"/>
              </w:rPr>
            </w:pPr>
            <w:r>
              <w:rPr>
                <w:bCs/>
                <w:color w:val="FF0000"/>
                <w:sz w:val="19"/>
                <w:szCs w:val="19"/>
              </w:rPr>
              <w:t>MBA ZC415|FINANCIAL &amp; MANAGEMENT ACCOUNTING</w:t>
            </w:r>
          </w:p>
          <w:p>
            <w:pPr>
              <w:pStyle w:val="Normal"/>
              <w:spacing w:lineRule="auto" w:line="240" w:before="0" w:after="0"/>
              <w:rPr>
                <w:bCs/>
                <w:color w:val="FF0000"/>
                <w:sz w:val="19"/>
                <w:szCs w:val="19"/>
              </w:rPr>
            </w:pPr>
            <w:r>
              <w:rPr>
                <w:bCs/>
                <w:color w:val="FF0000"/>
                <w:sz w:val="19"/>
                <w:szCs w:val="19"/>
              </w:rPr>
              <w:t xml:space="preserve"> </w:t>
            </w:r>
            <w:r>
              <w:rPr>
                <w:bCs/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17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 xml:space="preserve"> </w:t>
            </w:r>
          </w:p>
        </w:tc>
        <w:tc>
          <w:tcPr>
            <w:tcW w:w="75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Cs/>
                <w:color w:val="FF0000"/>
                <w:sz w:val="19"/>
                <w:szCs w:val="19"/>
              </w:rPr>
            </w:pPr>
            <w:r>
              <w:rPr>
                <w:bCs/>
                <w:color w:val="FF0000"/>
                <w:sz w:val="19"/>
                <w:szCs w:val="19"/>
              </w:rPr>
            </w:r>
          </w:p>
        </w:tc>
        <w:tc>
          <w:tcPr>
            <w:tcW w:w="157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Cs/>
                <w:color w:val="FF0000"/>
                <w:sz w:val="19"/>
                <w:szCs w:val="19"/>
              </w:rPr>
            </w:pPr>
            <w:r>
              <w:rPr>
                <w:bCs/>
                <w:color w:val="FF0000"/>
                <w:sz w:val="19"/>
                <w:szCs w:val="19"/>
              </w:rPr>
            </w:r>
          </w:p>
        </w:tc>
        <w:tc>
          <w:tcPr>
            <w:tcW w:w="16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bCs/>
                <w:color w:val="FF0000"/>
                <w:sz w:val="19"/>
                <w:szCs w:val="19"/>
              </w:rPr>
            </w:pPr>
            <w:r>
              <w:rPr>
                <w:b/>
                <w:bCs/>
                <w:color w:val="FF0000"/>
                <w:sz w:val="19"/>
                <w:szCs w:val="19"/>
              </w:rPr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MBA ZG503 – MBA ZC411</w:t>
      </w:r>
    </w:p>
    <w:p>
      <w:pPr>
        <w:pStyle w:val="Normal"/>
        <w:rPr/>
      </w:pPr>
      <w:r>
        <w:rPr/>
        <w:t>Mba zc417 – mba zg501</w:t>
      </w:r>
    </w:p>
    <w:p>
      <w:pPr>
        <w:pStyle w:val="Normal"/>
        <w:rPr/>
      </w:pPr>
      <w:r>
        <w:rPr/>
        <w:t xml:space="preserve">Mba zc415 – mba zg502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15191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191"/>
      </w:tblGrid>
      <w:tr>
        <w:trPr>
          <w:trHeight w:val="472" w:hRule="atLeast"/>
        </w:trPr>
        <w:tc>
          <w:tcPr>
            <w:tcW w:w="15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366091"/>
                <w:sz w:val="32"/>
                <w:szCs w:val="32"/>
              </w:rPr>
              <w:t>HB59 MBA (Finance)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5551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7"/>
        <w:gridCol w:w="2447"/>
        <w:gridCol w:w="2572"/>
        <w:gridCol w:w="2090"/>
        <w:gridCol w:w="1833"/>
        <w:gridCol w:w="826"/>
        <w:gridCol w:w="827"/>
        <w:gridCol w:w="1520"/>
        <w:gridCol w:w="2489"/>
      </w:tblGrid>
      <w:tr>
        <w:trPr>
          <w:trHeight w:val="336" w:hRule="atLeast"/>
        </w:trPr>
        <w:tc>
          <w:tcPr>
            <w:tcW w:w="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244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257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20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82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SL6(FRI AN)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EN)</w:t>
            </w:r>
          </w:p>
        </w:tc>
        <w:tc>
          <w:tcPr>
            <w:tcW w:w="24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SL8(SAT EN)</w:t>
            </w:r>
          </w:p>
        </w:tc>
      </w:tr>
      <w:tr>
        <w:trPr>
          <w:trHeight w:val="841" w:hRule="atLeast"/>
        </w:trPr>
        <w:tc>
          <w:tcPr>
            <w:tcW w:w="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244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MBA ZG501| BUSINESS STATISTICS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57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ZG503 | MARKETING MANAGEMENT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0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ZG502| MANAGERIAL ACCOUNTING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  <w:r>
              <w:rPr>
                <w:b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MBA ZG511|MANAGING PEOPLE &amp; ORGANIZATION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82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24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41" w:hRule="atLeast"/>
        </w:trPr>
        <w:tc>
          <w:tcPr>
            <w:tcW w:w="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2/2024 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(133)</w:t>
            </w:r>
          </w:p>
        </w:tc>
        <w:tc>
          <w:tcPr>
            <w:tcW w:w="244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pPr>
            <w:r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r>
          </w:p>
        </w:tc>
        <w:tc>
          <w:tcPr>
            <w:tcW w:w="257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ZC411|MARKETING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0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MBA ZG521|FINANCIAL MANAGEMENT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82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  </w:t>
            </w:r>
          </w:p>
        </w:tc>
        <w:tc>
          <w:tcPr>
            <w:tcW w:w="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MBA ZG560|GLOBAL FINANCE MARKETS &amp; PRODUCTS</w:t>
            </w:r>
          </w:p>
        </w:tc>
        <w:tc>
          <w:tcPr>
            <w:tcW w:w="24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MBA ZG526|OPERATIONS MANAGEMENT </w:t>
            </w:r>
          </w:p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color w:val="FF00FF"/>
                <w:sz w:val="19"/>
                <w:szCs w:val="19"/>
              </w:rPr>
              <w:t xml:space="preserve">(CORE) </w:t>
            </w:r>
          </w:p>
        </w:tc>
      </w:tr>
      <w:tr>
        <w:trPr>
          <w:trHeight w:val="841" w:hRule="atLeast"/>
        </w:trPr>
        <w:tc>
          <w:tcPr>
            <w:tcW w:w="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(72)</w:t>
            </w:r>
          </w:p>
        </w:tc>
        <w:tc>
          <w:tcPr>
            <w:tcW w:w="244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MBA ZG520|SECURITY ANALYSIS &amp; PORTFOLIO MANAGEMENT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57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MBAZG518|MULTINATIONAL FINANCE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0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MBA ZG517|FINANCIAL ANALYTICS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MBA ZG611| STRATEGIC MANAGEMENT &amp; BUSINESS POLICY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82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24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1376" w:hRule="atLeast"/>
        </w:trPr>
        <w:tc>
          <w:tcPr>
            <w:tcW w:w="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(106)</w:t>
            </w:r>
          </w:p>
        </w:tc>
        <w:tc>
          <w:tcPr>
            <w:tcW w:w="244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MBA    ZG544| MERGERS, ACQ, &amp; CORPORATE RESTRU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57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ZG622T|PROJECT</w:t>
            </w:r>
          </w:p>
        </w:tc>
        <w:tc>
          <w:tcPr>
            <w:tcW w:w="20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MBA ZG516|INTRODUCTION TO FINTECH</w:t>
            </w:r>
          </w:p>
          <w:p>
            <w:pPr>
              <w:pStyle w:val="Normal"/>
              <w:spacing w:before="0" w:after="200"/>
              <w:rPr>
                <w:b/>
                <w:sz w:val="19"/>
                <w:szCs w:val="19"/>
              </w:rPr>
            </w:pPr>
            <w:r>
              <w:rPr>
                <w:color w:val="70AD47"/>
                <w:sz w:val="19"/>
                <w:szCs w:val="19"/>
              </w:rPr>
              <w:t>MBA ZG657|</w:t>
            </w:r>
            <w:r>
              <w:rPr>
                <w:color w:val="70AD47"/>
              </w:rPr>
              <w:t xml:space="preserve"> </w:t>
            </w:r>
            <w:r>
              <w:rPr>
                <w:color w:val="70AD47"/>
                <w:sz w:val="19"/>
                <w:szCs w:val="19"/>
              </w:rPr>
              <w:t>Advanced Financial Statements Analysis</w:t>
            </w:r>
          </w:p>
        </w:tc>
        <w:tc>
          <w:tcPr>
            <w:tcW w:w="18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MBA    ZG519|BUSINESS ANALYSIS &amp; VALUATION</w:t>
            </w:r>
          </w:p>
        </w:tc>
        <w:tc>
          <w:tcPr>
            <w:tcW w:w="82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FF00FF"/>
                <w:sz w:val="19"/>
                <w:szCs w:val="19"/>
              </w:rPr>
              <w:t>MBA ZG558 | Financial Risk Management</w:t>
            </w:r>
          </w:p>
        </w:tc>
        <w:tc>
          <w:tcPr>
            <w:tcW w:w="24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MBAZG559|MANAGEMENT OF BANKS &amp; FINANCIAL INSTITUTIONS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FF00FF"/>
                <w:sz w:val="19"/>
                <w:szCs w:val="19"/>
              </w:rPr>
              <w:t>MBA ZG562| DERIVATIVES &amp; FIN ENGINEERING</w:t>
            </w:r>
          </w:p>
        </w:tc>
      </w:tr>
      <w:tr>
        <w:trPr>
          <w:trHeight w:val="1376" w:hRule="atLeast"/>
        </w:trPr>
        <w:tc>
          <w:tcPr>
            <w:tcW w:w="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(backlog)</w:t>
            </w:r>
          </w:p>
        </w:tc>
        <w:tc>
          <w:tcPr>
            <w:tcW w:w="244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MBAZC417|QUANTITATIVE METHODS  </w:t>
            </w:r>
          </w:p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257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MBAZC416|MANAGERIAL ECONOMICS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20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MBA ZC415|FINANCIAL &amp; MANAGEMENT ACCOUNTING</w:t>
            </w:r>
          </w:p>
          <w:p>
            <w:pPr>
              <w:pStyle w:val="Normal"/>
              <w:spacing w:before="0" w:after="20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18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2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8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24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583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9"/>
        <w:gridCol w:w="1851"/>
        <w:gridCol w:w="1852"/>
        <w:gridCol w:w="1851"/>
        <w:gridCol w:w="1852"/>
        <w:gridCol w:w="1851"/>
        <w:gridCol w:w="1852"/>
        <w:gridCol w:w="1851"/>
        <w:gridCol w:w="1880"/>
      </w:tblGrid>
      <w:tr>
        <w:trPr>
          <w:trHeight w:val="440" w:hRule="atLeast"/>
        </w:trPr>
        <w:tc>
          <w:tcPr>
            <w:tcW w:w="1583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HB74 MBA (Quality Management)</w:t>
            </w:r>
          </w:p>
        </w:tc>
      </w:tr>
      <w:tr>
        <w:trPr>
          <w:trHeight w:val="350" w:hRule="atLeast"/>
        </w:trPr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MBA ZG501| BUSINESS STATISTICS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ZG503 | MARKETING MANAGEMENT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ZG502| MANAGERIAL ACCOUNTING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  <w:r>
              <w:rPr>
                <w:b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MBA ZG511|MANAGING PEOPLE &amp; ORGANIZATION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2/2024 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(35)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ZG522|TOTAL QUALITY MANAGEMENT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ZC411|MARKETING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ZG521|FINANCIAL MANAGEMENT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</w:p>
        </w:tc>
        <w:tc>
          <w:tcPr>
            <w:tcW w:w="1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MBA ZG526|OPERATIONS MANAGEMENT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(33)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ZG549|MANAGING QUAL IN SER INDUSTRY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MBA ZG531|STATISTICAL QUALITY CONTROL 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ZG550|QUALITY MANAGEMENT SYSTEMS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ZG611| STRATEGIC MANAGEMENT &amp; BUSINESS POLICY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(37)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ZG622T|PROJECT (8 Unit)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833C0B"/>
                <w:sz w:val="19"/>
                <w:szCs w:val="19"/>
              </w:rPr>
              <w:t>503912|MBA ZG623T|PROJECT</w:t>
            </w:r>
          </w:p>
        </w:tc>
        <w:tc>
          <w:tcPr>
            <w:tcW w:w="1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MBA ZG514|LEADERSHIP &amp; MANAGING CHANGE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MBA ZG621|SUPPLY CHAIN MANAGEMENT</w:t>
            </w:r>
          </w:p>
        </w:tc>
        <w:tc>
          <w:tcPr>
            <w:tcW w:w="1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MBA ZG523|PROJECT MANAGEMENT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MBA ZG661|SOFTWARE QUALITY MANAGEMENT</w:t>
            </w:r>
          </w:p>
        </w:tc>
        <w:tc>
          <w:tcPr>
            <w:tcW w:w="18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rFonts w:cs="Arial" w:ascii="Arial" w:hAnsi="Arial"/>
                <w:color w:val="92D050"/>
                <w:sz w:val="20"/>
                <w:szCs w:val="20"/>
              </w:rPr>
              <w:t>MBA ZG642|Artificial Intelligence Management Systems</w:t>
            </w:r>
          </w:p>
        </w:tc>
      </w:tr>
      <w:tr>
        <w:trPr>
          <w:trHeight w:val="864" w:hRule="atLeast"/>
        </w:trPr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(backlog only)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 xml:space="preserve">MBA ZC417|QUANTITATIVE METHODS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1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b/>
                <w:color w:val="FF0000"/>
                <w:sz w:val="19"/>
                <w:szCs w:val="19"/>
              </w:rPr>
              <w:t>MBA ZC416|MANAGERIAL ECONOMICS</w:t>
            </w:r>
          </w:p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MBA ZC415|FINANCIAL &amp; MANAGEMENT ACCOUNTING</w:t>
            </w:r>
          </w:p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1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1570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3"/>
        <w:gridCol w:w="1833"/>
        <w:gridCol w:w="1834"/>
        <w:gridCol w:w="1834"/>
        <w:gridCol w:w="1834"/>
        <w:gridCol w:w="2169"/>
        <w:gridCol w:w="1843"/>
        <w:gridCol w:w="1490"/>
        <w:gridCol w:w="1862"/>
        <w:gridCol w:w="7"/>
      </w:tblGrid>
      <w:tr>
        <w:trPr>
          <w:trHeight w:val="503" w:hRule="atLeast"/>
        </w:trPr>
        <w:tc>
          <w:tcPr>
            <w:tcW w:w="1570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HB79 MBA (Manufacturing Management)</w:t>
            </w:r>
          </w:p>
        </w:tc>
      </w:tr>
      <w:tr>
        <w:trPr>
          <w:trHeight w:val="350" w:hRule="atLeast"/>
        </w:trPr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21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4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18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MBA ZG501| BUSINESS STATISTICS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ZG503 | MARKETING MANAGEMENT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ZG502| MANAGERIAL ACCOUNTING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  <w:r>
              <w:rPr>
                <w:b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MBA ZG511|MANAGING PEOPLE &amp; ORGANIZATION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1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4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2/2024 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(110)</w:t>
            </w:r>
          </w:p>
        </w:tc>
        <w:tc>
          <w:tcPr>
            <w:tcW w:w="18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ZG545|PRODUCT DESIGN &amp; DEVELOPMENT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ZC411|MARKETING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ZG521|FINANCIAL MANAGEMENT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1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4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MBA ZG526|OPERATIONS MANAGEMENT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(79)</w:t>
            </w:r>
          </w:p>
        </w:tc>
        <w:tc>
          <w:tcPr>
            <w:tcW w:w="18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ZG522|TOTAL QUALITY MANAGEMENT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ZG537|LEAN MANUFACTURING</w:t>
            </w:r>
          </w:p>
          <w:p>
            <w:pPr>
              <w:pStyle w:val="Normal"/>
              <w:spacing w:before="0" w:after="200"/>
              <w:jc w:val="center"/>
              <w:rPr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ZG621|SUPPLY CHAIN MANAGEMENT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ZG611| STRATEGIC MANAGEMENT &amp; BUSINESS POLICY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21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4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(93)</w:t>
            </w:r>
          </w:p>
        </w:tc>
        <w:tc>
          <w:tcPr>
            <w:tcW w:w="18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MBA    ZG534|SUSTAINABLE MANUFACTURING</w:t>
            </w:r>
          </w:p>
        </w:tc>
        <w:tc>
          <w:tcPr>
            <w:tcW w:w="18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MBA ZG514|LEADERSHIP &amp; MANAGING CHANGE</w:t>
            </w:r>
          </w:p>
        </w:tc>
        <w:tc>
          <w:tcPr>
            <w:tcW w:w="18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MBA    ZG565|SUPPLY CHAIN ANALYTICS</w:t>
            </w:r>
          </w:p>
        </w:tc>
        <w:tc>
          <w:tcPr>
            <w:tcW w:w="18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MBA ZG523|PROJECT MANAGEMENT  </w:t>
            </w:r>
          </w:p>
        </w:tc>
        <w:tc>
          <w:tcPr>
            <w:tcW w:w="21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ZG622T|PROJECT (8 Unit)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color w:val="833C0B"/>
                <w:sz w:val="19"/>
                <w:szCs w:val="19"/>
              </w:rPr>
            </w:pPr>
            <w:r>
              <w:rPr>
                <w:b/>
                <w:color w:val="833C0B"/>
                <w:sz w:val="19"/>
                <w:szCs w:val="19"/>
              </w:rPr>
              <w:t>503912|MBA ZG623T|PROJECT (12 Unit)</w:t>
            </w:r>
          </w:p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b/>
                <w:color w:val="833C0B"/>
                <w:sz w:val="19"/>
                <w:szCs w:val="19"/>
              </w:rPr>
              <w:t>Old Batch</w:t>
            </w:r>
          </w:p>
        </w:tc>
        <w:tc>
          <w:tcPr>
            <w:tcW w:w="14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MBA    ZG548|MANUFACTURING STRATEGY</w:t>
            </w:r>
          </w:p>
        </w:tc>
      </w:tr>
      <w:tr>
        <w:trPr>
          <w:trHeight w:val="864" w:hRule="atLeast"/>
        </w:trPr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(BACKLOG) Only </w:t>
            </w:r>
          </w:p>
        </w:tc>
        <w:tc>
          <w:tcPr>
            <w:tcW w:w="18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 xml:space="preserve">MBA ZC417|QUANTITATIVE METHODS   </w:t>
            </w:r>
          </w:p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18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MBA ZC416|MANAGERIAL ECONOMICS</w:t>
            </w:r>
          </w:p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18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MBA ZC415|FINANCIAL &amp; MANAGEMENT ACCOUNTING</w:t>
            </w:r>
          </w:p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18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1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4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1583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4"/>
        <w:gridCol w:w="1853"/>
        <w:gridCol w:w="1853"/>
        <w:gridCol w:w="1854"/>
        <w:gridCol w:w="1853"/>
        <w:gridCol w:w="1853"/>
        <w:gridCol w:w="1854"/>
        <w:gridCol w:w="1853"/>
        <w:gridCol w:w="1882"/>
      </w:tblGrid>
      <w:tr>
        <w:trPr>
          <w:trHeight w:val="530" w:hRule="atLeast"/>
        </w:trPr>
        <w:tc>
          <w:tcPr>
            <w:tcW w:w="1583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color w:val="366091"/>
                <w:sz w:val="32"/>
                <w:szCs w:val="32"/>
              </w:rPr>
              <w:t>MB21/HB21 MBA (Business Analytics)</w:t>
            </w:r>
          </w:p>
        </w:tc>
      </w:tr>
      <w:tr>
        <w:trPr>
          <w:trHeight w:val="350" w:hRule="atLeast"/>
        </w:trPr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MBA ZG501| BUSINESS STATISTICS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ZG503 | MARKETING MANAGEMENT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ZG502| MANAGERIAL ACCOUNTING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  <w:r>
              <w:rPr>
                <w:b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MBA ZG511|MANAGING PEOPLE &amp; ORGANIZATION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2/2024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(532) 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MBAZC411|MARKETING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MBAZG536|FOUNDATIONS OF DATA SCIENCE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ZG611| STRATEGIC MANAGEMENT &amp; BUSINESS POLICY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MBA ZG538|ADVANCED STATISTICAL METHODS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(428)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MBAZG512|PREDICTIVE ANALYTICS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MBAZC413|ANALYTICS FOR COMPETITIVE ADVANTAGE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MBAZG521|FINANCIAL MANAGEMENT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MBA ZG526|OPERATIONS MANAGEMENT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(520)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rFonts w:cs="Arial" w:ascii="Arial" w:hAnsi="Arial"/>
                <w:color w:val="70AD47"/>
                <w:sz w:val="20"/>
                <w:szCs w:val="20"/>
              </w:rPr>
              <w:t>MBA ZG601| Applied Deep Learning and Natural Language Processing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  <w:lang w:val="en-IN" w:eastAsia="en-IN" w:bidi="ar-SA"/>
              </w:rPr>
            </w:pPr>
            <w:r>
              <w:rPr>
                <w:b/>
                <w:color w:val="000000"/>
                <w:sz w:val="19"/>
                <w:szCs w:val="19"/>
              </w:rPr>
              <w:t>504756|MBA    ZG622T|PROJECT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  <w:lang w:val="en-IN" w:eastAsia="en-IN" w:bidi="ar-SA"/>
              </w:rPr>
            </w:pPr>
            <w:r>
              <w:rPr>
                <w:b/>
                <w:color w:val="000000"/>
                <w:sz w:val="19"/>
                <w:szCs w:val="19"/>
                <w:lang w:val="en-IN" w:eastAsia="en-IN" w:bidi="ar-SA"/>
              </w:rPr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MBAZG517|FINANCIAL ANALYTICS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0000"/>
                <w:sz w:val="19"/>
                <w:szCs w:val="19"/>
              </w:rPr>
              <w:t>MBAZG565|SUPPLY CHAIN ANALYTICS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trike/>
                <w:color w:val="000000"/>
                <w:sz w:val="19"/>
                <w:szCs w:val="19"/>
              </w:rPr>
            </w:pPr>
            <w:r>
              <w:rPr>
                <w:strike/>
                <w:color w:val="000000"/>
                <w:sz w:val="19"/>
                <w:szCs w:val="19"/>
              </w:rPr>
              <w:t>MBAZG567|ANALYTICS FOR RETAIL INDUSTRY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MBAZG523|PROJECT MANAGEMENT</w:t>
            </w:r>
          </w:p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 xml:space="preserve"> </w:t>
            </w:r>
            <w:r>
              <w:rPr>
                <w:color w:val="FF00FF"/>
                <w:sz w:val="19"/>
                <w:szCs w:val="19"/>
              </w:rPr>
              <w:t>MBAZG568|OPERATIONS RESEARCH MODELS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trike/>
                <w:color w:val="000000"/>
                <w:sz w:val="19"/>
                <w:szCs w:val="19"/>
              </w:rPr>
              <w:t>MBAZG563|ANALYTICS FOR HR</w:t>
            </w:r>
            <w:r>
              <w:rPr>
                <w:strike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strike/>
                <w:color w:val="000000"/>
                <w:sz w:val="20"/>
                <w:szCs w:val="20"/>
              </w:rPr>
            </w:pPr>
            <w:r>
              <w:rPr>
                <w:strike/>
                <w:color w:val="000000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20"/>
                <w:szCs w:val="20"/>
              </w:rPr>
              <w:t>MBAZG566|ANALYTICS FOR MARKETING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MBA ZG 570 | FINANCIAL RISK MODELS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70AD47"/>
                <w:sz w:val="19"/>
                <w:szCs w:val="19"/>
              </w:rPr>
            </w:pPr>
            <w:r>
              <w:rPr>
                <w:rFonts w:cs="Arial" w:ascii="Arial" w:hAnsi="Arial"/>
                <w:color w:val="70AD47"/>
                <w:sz w:val="20"/>
                <w:szCs w:val="20"/>
              </w:rPr>
              <w:t>MBA ZG 507| Data Strategy and Governance</w:t>
            </w:r>
          </w:p>
        </w:tc>
        <w:tc>
          <w:tcPr>
            <w:tcW w:w="18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color w:val="000000"/>
                <w:sz w:val="19"/>
                <w:szCs w:val="19"/>
              </w:rPr>
              <w:t>MBA    ZG564|MODELS IN MARKETING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MBA ZG539|DATA VISUALIZATION &amp; COMMUNICATION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BACKLOG ONLY 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MBA ZC417|QUANTITATIVE METHODS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(BACKLOG)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MBA ZC416|MANAGERIAL ECONOMICS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(BACKLOG)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MBA ZC415|FINANCIAL &amp; MANAGEMENT ACCOUNTING</w:t>
            </w:r>
          </w:p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(BACKLOG)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 xml:space="preserve"> 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1583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4"/>
        <w:gridCol w:w="1853"/>
        <w:gridCol w:w="1853"/>
        <w:gridCol w:w="1854"/>
        <w:gridCol w:w="1853"/>
        <w:gridCol w:w="1853"/>
        <w:gridCol w:w="1854"/>
        <w:gridCol w:w="1853"/>
        <w:gridCol w:w="1882"/>
      </w:tblGrid>
      <w:tr>
        <w:trPr>
          <w:trHeight w:val="530" w:hRule="atLeast"/>
        </w:trPr>
        <w:tc>
          <w:tcPr>
            <w:tcW w:w="1583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MB22 MBA (Digital Business/Digital Transformation)</w:t>
            </w:r>
          </w:p>
        </w:tc>
      </w:tr>
      <w:tr>
        <w:trPr>
          <w:trHeight w:val="350" w:hRule="atLeast"/>
        </w:trPr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MBA ZG501| BUSINESS STATISTICS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ZG503 | MARKETING MANAGEMENT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ZG502| MANAGERIAL ACCOUNTING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  <w:r>
              <w:rPr>
                <w:b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MBA ZG511|MANAGING PEOPLE &amp; ORGANIZATION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2/2024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(44)  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ZG572 | DIGITAL BUSINESS DESIGN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ZC411 | MARKETING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ZG611 | STRATEGIC MANAGEMENT AND BUSINESS POLICY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 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MBA ZG526|OPERATIONS MANAGEMENT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(37)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ZG573 | DIGITAL STRATEGIES FOR BUSINESS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ZG575 | DIGITAL TECHNOLOGIES AND ANALYTICS</w:t>
            </w:r>
          </w:p>
          <w:p>
            <w:pPr>
              <w:pStyle w:val="Normal"/>
              <w:spacing w:before="0" w:after="20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MBA ZG574 | DIGITAL CUSTOMER EXPERIENCE MANAGEMENT</w:t>
            </w:r>
          </w:p>
          <w:p>
            <w:pPr>
              <w:pStyle w:val="Normal"/>
              <w:spacing w:before="0" w:after="20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ZG521 | FINANCIAL MANAGEMENT</w:t>
            </w:r>
          </w:p>
          <w:p>
            <w:pPr>
              <w:pStyle w:val="Normal"/>
              <w:spacing w:before="0" w:after="20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(68)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MBA ZG576| DIGITAL MARKETING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 </w:t>
            </w:r>
            <w:r>
              <w:rPr>
                <w:bCs/>
                <w:sz w:val="19"/>
                <w:szCs w:val="19"/>
              </w:rPr>
              <w:t>Sat 8.20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MBA ZG553|BLOCK CHAIN AND APPLICATIONS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 </w:t>
            </w:r>
            <w:r>
              <w:rPr>
                <w:bCs/>
                <w:sz w:val="19"/>
                <w:szCs w:val="19"/>
              </w:rPr>
              <w:t xml:space="preserve">Sun 10.30 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MBA ZG516|INTRODUCTION TO FINTECH</w:t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MBA ZG517|FINANCIAL ANALYTICS</w:t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MBA    ZG565|SUPPLY CHAIN ANALYTICS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 </w:t>
            </w:r>
            <w:r>
              <w:rPr>
                <w:bCs/>
                <w:sz w:val="19"/>
                <w:szCs w:val="19"/>
              </w:rPr>
              <w:t xml:space="preserve">Sat 10.30 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MBA    ZG622T|PROJECT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MBA ZG566|Analytics for Marketing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18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MBAZG577|Artificial Intelligence and Machine Learning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 </w:t>
            </w:r>
          </w:p>
        </w:tc>
      </w:tr>
      <w:tr>
        <w:trPr>
          <w:trHeight w:val="864" w:hRule="atLeast"/>
        </w:trPr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(backlog only)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color w:val="FF0000"/>
                <w:sz w:val="19"/>
                <w:szCs w:val="19"/>
              </w:rPr>
            </w:pPr>
            <w:r>
              <w:rPr>
                <w:bCs/>
                <w:color w:val="FF0000"/>
                <w:sz w:val="19"/>
                <w:szCs w:val="19"/>
              </w:rPr>
              <w:t xml:space="preserve">MBAZC417|QUANTITATIVE METHODS  </w:t>
            </w:r>
          </w:p>
          <w:p>
            <w:pPr>
              <w:pStyle w:val="Normal"/>
              <w:spacing w:lineRule="auto" w:line="240" w:before="0" w:after="0"/>
              <w:rPr>
                <w:bCs/>
                <w:color w:val="FF0000"/>
                <w:sz w:val="19"/>
                <w:szCs w:val="19"/>
              </w:rPr>
            </w:pPr>
            <w:r>
              <w:rPr>
                <w:bCs/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color w:val="FF0000"/>
                <w:sz w:val="19"/>
                <w:szCs w:val="19"/>
              </w:rPr>
            </w:pPr>
            <w:r>
              <w:rPr>
                <w:bCs/>
                <w:color w:val="FF0000"/>
                <w:sz w:val="19"/>
                <w:szCs w:val="19"/>
              </w:rPr>
              <w:t>MBAZC416|MANAGERIAL ECONOMICS</w:t>
            </w:r>
          </w:p>
          <w:p>
            <w:pPr>
              <w:pStyle w:val="Normal"/>
              <w:spacing w:lineRule="auto" w:line="240" w:before="0" w:after="0"/>
              <w:rPr>
                <w:bCs/>
                <w:color w:val="FF0000"/>
                <w:sz w:val="19"/>
                <w:szCs w:val="19"/>
              </w:rPr>
            </w:pPr>
            <w:r>
              <w:rPr>
                <w:bCs/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color w:val="FF0000"/>
                <w:sz w:val="19"/>
                <w:szCs w:val="19"/>
              </w:rPr>
            </w:pPr>
            <w:r>
              <w:rPr>
                <w:bCs/>
                <w:color w:val="FF0000"/>
                <w:sz w:val="19"/>
                <w:szCs w:val="19"/>
              </w:rPr>
              <w:t>MBAZC415|FINANCIAL &amp; MANAGEMENT ACCOUNTING</w:t>
            </w:r>
          </w:p>
          <w:p>
            <w:pPr>
              <w:pStyle w:val="Normal"/>
              <w:spacing w:lineRule="auto" w:line="240" w:before="0" w:after="0"/>
              <w:rPr>
                <w:bCs/>
                <w:color w:val="FF0000"/>
                <w:sz w:val="19"/>
                <w:szCs w:val="19"/>
              </w:rPr>
            </w:pPr>
            <w:r>
              <w:rPr>
                <w:bCs/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tcW w:w="18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tcW w:w="18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bCs/>
                <w:color w:val="FF00FF"/>
                <w:sz w:val="19"/>
                <w:szCs w:val="19"/>
              </w:rPr>
            </w:pPr>
            <w:r>
              <w:rPr>
                <w:b/>
                <w:bCs/>
                <w:color w:val="FF00FF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tbl>
      <w:tblPr>
        <w:tblW w:w="1583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8"/>
        <w:gridCol w:w="1855"/>
        <w:gridCol w:w="1855"/>
        <w:gridCol w:w="1856"/>
        <w:gridCol w:w="1855"/>
        <w:gridCol w:w="1855"/>
        <w:gridCol w:w="1856"/>
        <w:gridCol w:w="1855"/>
        <w:gridCol w:w="1884"/>
      </w:tblGrid>
      <w:tr>
        <w:trPr>
          <w:trHeight w:val="530" w:hRule="atLeast"/>
        </w:trPr>
        <w:tc>
          <w:tcPr>
            <w:tcW w:w="1583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 xml:space="preserve">MB53 MBA (Fin Tech) </w:t>
            </w:r>
          </w:p>
        </w:tc>
      </w:tr>
      <w:tr>
        <w:trPr>
          <w:trHeight w:val="508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MBA ZG501| BUSINESS STATISTICS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ZG503 | MARKETING MANAGEMENT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ZG502| MANAGERIAL ACCOUNTING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  <w:r>
              <w:rPr>
                <w:b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MBA ZG511|MANAGING PEOPLE &amp; ORGANIZATION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2/2024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(68)  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pPr>
            <w:r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MBAZC411|MARKETING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MBAZG516|INTRODUCTION TO FINTECH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MBAZG521|FINANCIAL MANAGEMENT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MBA ZG526|OPERATIONS MANAGEMENT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(71)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ZG553|BLOCK CHAIN AND APPLICATIONS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MBAZG517|FINANCIAL ANALYTICS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ZG611| STRATEGIC MANAGEMENT &amp; BUSINESS POLICY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 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MBA ZG560|GLOBAL FINANCE MARKETS &amp; PRODUCTS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4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 xml:space="preserve">2/2023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(73)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MBA    ZG527|ENTREPRENEURSHIP IN FINTECH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MBA    ZG622T|PROJECT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color w:val="70AD47"/>
                <w:sz w:val="19"/>
                <w:szCs w:val="19"/>
              </w:rPr>
              <w:t>MBA    ZG619|</w:t>
            </w:r>
            <w:r>
              <w:rPr>
                <w:color w:val="70AD47"/>
              </w:rPr>
              <w:t xml:space="preserve"> </w:t>
            </w:r>
            <w:r>
              <w:rPr>
                <w:color w:val="70AD47"/>
                <w:sz w:val="19"/>
                <w:szCs w:val="19"/>
              </w:rPr>
              <w:t>AI &amp; ML IN FINANCIAL SERVICES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MBA    ZG557|FINTECH IN WEALTH MANAGEMENT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MBA    ZC419|FINANCIAL RISK ANALYTICS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 xml:space="preserve">MBA ZG554|DIGITAL BANKING AND BEYOND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trike/>
                <w:sz w:val="19"/>
                <w:szCs w:val="19"/>
              </w:rPr>
            </w:pPr>
            <w:r>
              <w:rPr>
                <w:b/>
                <w:strike/>
                <w:sz w:val="19"/>
                <w:szCs w:val="19"/>
              </w:rPr>
              <w:t>MBA ZG529|MACHINE LEARNING FOR FIN</w:t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trike/>
                <w:color w:val="000000"/>
                <w:sz w:val="20"/>
                <w:szCs w:val="20"/>
              </w:rPr>
            </w:pPr>
            <w:r>
              <w:rPr>
                <w:strike/>
                <w:color w:val="000000"/>
                <w:sz w:val="20"/>
                <w:szCs w:val="20"/>
              </w:rPr>
              <w:t>MBA ZG555|ALGORITHMIC AND HIGH FREQUENCY TRADING</w:t>
            </w:r>
          </w:p>
          <w:p>
            <w:pPr>
              <w:pStyle w:val="Normal"/>
              <w:pBdr/>
              <w:spacing w:lineRule="auto" w:line="240" w:before="0" w:after="0"/>
              <w:rPr>
                <w:strike/>
                <w:color w:val="000000"/>
                <w:sz w:val="20"/>
                <w:szCs w:val="20"/>
              </w:rPr>
            </w:pPr>
            <w:r>
              <w:rPr>
                <w:strike/>
                <w:color w:val="000000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MBA    ZG533|TECH DISRUPTIONS IN FINTECH</w:t>
            </w:r>
          </w:p>
        </w:tc>
      </w:tr>
      <w:tr>
        <w:trPr>
          <w:trHeight w:val="864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1/2025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color w:val="953735"/>
                <w:sz w:val="19"/>
                <w:szCs w:val="19"/>
              </w:rPr>
              <w:t>(backlog)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MBAZC417|QUANTITATIVE METHODS</w:t>
            </w:r>
          </w:p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(CORE)  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MBAZC416|MANAGERIAL ECONOMICS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MBAZC415|FINANCIAL &amp; MANAGEMENT ACCOUNTING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>(CORE)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FF0000"/>
                <w:sz w:val="19"/>
                <w:szCs w:val="19"/>
              </w:rPr>
            </w:pPr>
            <w:r>
              <w:rPr>
                <w:color w:val="FF0000"/>
                <w:sz w:val="19"/>
                <w:szCs w:val="19"/>
              </w:rPr>
              <w:t xml:space="preserve"> 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1583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8"/>
        <w:gridCol w:w="1855"/>
        <w:gridCol w:w="1855"/>
        <w:gridCol w:w="1856"/>
        <w:gridCol w:w="1855"/>
        <w:gridCol w:w="1855"/>
        <w:gridCol w:w="1856"/>
        <w:gridCol w:w="1855"/>
        <w:gridCol w:w="1884"/>
      </w:tblGrid>
      <w:tr>
        <w:trPr>
          <w:trHeight w:val="530" w:hRule="atLeast"/>
        </w:trPr>
        <w:tc>
          <w:tcPr>
            <w:tcW w:w="1583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 xml:space="preserve">MB26  MBA (AI FOR BUSINESS) </w:t>
            </w:r>
          </w:p>
        </w:tc>
      </w:tr>
      <w:tr>
        <w:trPr>
          <w:trHeight w:val="508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MBA ZG501| BUSINESS STATISTICS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ZG503 | MARKETING MANAGEMENT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MBA ZG502| MANAGERIAL ACCOUNTING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  <w:r>
              <w:rPr>
                <w:b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sz w:val="19"/>
                <w:szCs w:val="19"/>
              </w:rPr>
              <w:t>MBA ZG511|MANAGING PEOPLE &amp; ORGANIZATION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color w:val="FF00FF"/>
                <w:sz w:val="19"/>
                <w:szCs w:val="19"/>
              </w:rPr>
              <w:t>(CORE)</w:t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tbl>
      <w:tblPr>
        <w:tblW w:w="1573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8"/>
        <w:gridCol w:w="1828"/>
        <w:gridCol w:w="1829"/>
        <w:gridCol w:w="1829"/>
        <w:gridCol w:w="1829"/>
        <w:gridCol w:w="1829"/>
        <w:gridCol w:w="1829"/>
        <w:gridCol w:w="1829"/>
        <w:gridCol w:w="1869"/>
      </w:tblGrid>
      <w:tr>
        <w:trPr>
          <w:trHeight w:val="569" w:hRule="atLeast"/>
        </w:trPr>
        <w:tc>
          <w:tcPr>
            <w:tcW w:w="1573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PD21  PG Diploma (Business Analytics)</w:t>
            </w:r>
          </w:p>
        </w:tc>
      </w:tr>
      <w:tr>
        <w:trPr>
          <w:trHeight w:val="374" w:hRule="atLeast"/>
        </w:trPr>
        <w:tc>
          <w:tcPr>
            <w:tcW w:w="1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928" w:hRule="atLeast"/>
        </w:trPr>
        <w:tc>
          <w:tcPr>
            <w:tcW w:w="1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18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PDBA ZC417|QUANTITATIVE METHODS   </w:t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PDBA ZG536|FOUNDATIONS OF DATA SCIENCE</w:t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B0F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PDBA ZG538|ADVANCED STATISTICAL METHODS</w:t>
            </w:r>
          </w:p>
        </w:tc>
        <w:tc>
          <w:tcPr>
            <w:tcW w:w="18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8"/>
                <w:szCs w:val="18"/>
              </w:rPr>
            </w:pPr>
            <w:r>
              <w:rPr>
                <w:b/>
                <w:color w:val="FF00FF"/>
                <w:sz w:val="18"/>
                <w:szCs w:val="18"/>
              </w:rPr>
              <w:t>PDBA ZG539|DATA VISUALIZATION &amp; COMMUNICATION</w:t>
            </w:r>
          </w:p>
        </w:tc>
      </w:tr>
      <w:tr>
        <w:trPr>
          <w:trHeight w:val="928" w:hRule="atLeast"/>
        </w:trPr>
        <w:tc>
          <w:tcPr>
            <w:tcW w:w="1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2/2024 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(65)</w:t>
            </w:r>
          </w:p>
        </w:tc>
        <w:tc>
          <w:tcPr>
            <w:tcW w:w="18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  <w:t>PDBA    ZG512|PREDICTIVE ANALYTICS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0000"/>
                <w:sz w:val="18"/>
                <w:szCs w:val="18"/>
              </w:rPr>
              <w:t>PDBA    ZC413|</w:t>
            </w:r>
            <w:r>
              <w:rPr>
                <w:color w:val="FF0000"/>
              </w:rPr>
              <w:t xml:space="preserve"> </w:t>
            </w:r>
            <w:r>
              <w:rPr>
                <w:b/>
                <w:color w:val="FF0000"/>
                <w:sz w:val="18"/>
                <w:szCs w:val="18"/>
              </w:rPr>
              <w:t>ANALYTICS FOR COMPETITIVE ADVANTAGE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PDBA   ZG517|FINANCIAL ANALYTICS 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PDBAZG565|SUPPLY CHAIN ANALYTICS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strike/>
                <w:color w:val="000000"/>
                <w:sz w:val="18"/>
                <w:szCs w:val="18"/>
              </w:rPr>
            </w:pPr>
            <w:r>
              <w:rPr>
                <w:strike/>
                <w:color w:val="000000"/>
                <w:sz w:val="18"/>
                <w:szCs w:val="18"/>
              </w:rPr>
              <w:t>PDBAZG567|ANALYTICS FOR RETAIL INDUSTRY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PDBA    ZG523|PROJECT MANAGEMENT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8"/>
                <w:szCs w:val="18"/>
              </w:rPr>
            </w:pPr>
            <w:r>
              <w:rPr>
                <w:b/>
                <w:color w:val="FF00FF"/>
                <w:sz w:val="18"/>
                <w:szCs w:val="18"/>
              </w:rPr>
              <w:t>PDBA    ZG568|OPERATIONS RESEARCH MODELS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strike/>
                <w:color w:val="000000"/>
                <w:sz w:val="18"/>
                <w:szCs w:val="18"/>
              </w:rPr>
              <w:t>PDBA    ZG563|ANALYTICS FOR HR</w:t>
            </w:r>
            <w:r>
              <w:rPr>
                <w:strike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strike/>
                <w:color w:val="000000"/>
                <w:sz w:val="20"/>
                <w:szCs w:val="20"/>
              </w:rPr>
            </w:pPr>
            <w:r>
              <w:rPr>
                <w:strike/>
                <w:color w:val="000000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8"/>
                <w:shd w:fill="FFFFFF" w:val="clear"/>
              </w:rPr>
            </w:pPr>
            <w:r>
              <w:rPr>
                <w:color w:val="000000"/>
                <w:sz w:val="20"/>
                <w:szCs w:val="20"/>
              </w:rPr>
              <w:t>PDBAZG566|Analytics for Marketing</w:t>
            </w:r>
            <w:r>
              <w:rPr>
                <w:color w:val="000000"/>
                <w:sz w:val="18"/>
                <w:shd w:fill="FFFFFF" w:val="clear"/>
              </w:rPr>
              <w:t xml:space="preserve"> </w:t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8"/>
                <w:shd w:fill="FFFFFF" w:val="clear"/>
              </w:rPr>
            </w:pPr>
            <w:r>
              <w:rPr>
                <w:color w:val="000000"/>
                <w:sz w:val="18"/>
                <w:shd w:fill="FFFFFF" w:val="clear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8"/>
                <w:shd w:fill="FFFFFF" w:val="clear"/>
              </w:rPr>
            </w:pPr>
            <w:r>
              <w:rPr>
                <w:color w:val="000000"/>
                <w:sz w:val="18"/>
                <w:shd w:fill="FFFFFF" w:val="clear"/>
              </w:rPr>
              <w:t>PDBA ZG570 | FINANCIAL RISK MODELS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B0F0"/>
                <w:sz w:val="18"/>
                <w:szCs w:val="18"/>
              </w:rPr>
            </w:pPr>
            <w:r>
              <w:rPr>
                <w:color w:val="000000"/>
                <w:sz w:val="18"/>
                <w:shd w:fill="FFFFFF" w:val="clear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PDBA    ZG564|MODELS IN MARKETING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B0F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583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6"/>
        <w:gridCol w:w="1861"/>
        <w:gridCol w:w="1862"/>
        <w:gridCol w:w="1862"/>
        <w:gridCol w:w="1862"/>
        <w:gridCol w:w="1862"/>
        <w:gridCol w:w="1862"/>
        <w:gridCol w:w="1862"/>
        <w:gridCol w:w="1890"/>
      </w:tblGrid>
      <w:tr>
        <w:trPr>
          <w:trHeight w:val="530" w:hRule="atLeast"/>
        </w:trPr>
        <w:tc>
          <w:tcPr>
            <w:tcW w:w="1583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366091"/>
                <w:sz w:val="32"/>
                <w:szCs w:val="32"/>
              </w:rPr>
              <w:t xml:space="preserve">PD53  PG Diploma (FinTech) </w:t>
            </w:r>
          </w:p>
        </w:tc>
      </w:tr>
      <w:tr>
        <w:trPr>
          <w:trHeight w:val="350" w:hRule="atLeast"/>
        </w:trPr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86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SL6 (FRI AN)</w:t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EV)</w:t>
            </w:r>
          </w:p>
        </w:tc>
        <w:tc>
          <w:tcPr>
            <w:tcW w:w="18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EV)</w:t>
            </w:r>
          </w:p>
        </w:tc>
      </w:tr>
      <w:tr>
        <w:trPr>
          <w:trHeight w:val="864" w:hRule="atLeast"/>
        </w:trPr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1/2025  </w:t>
            </w:r>
          </w:p>
        </w:tc>
        <w:tc>
          <w:tcPr>
            <w:tcW w:w="186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8"/>
                <w:szCs w:val="18"/>
              </w:rPr>
              <w:t xml:space="preserve">PDFTZC417|QUANTITATIVE METHODS 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Sat 3.40</w:t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PDFTZG516|INTRODUCTION TO FINTECH</w:t>
            </w:r>
            <w:r>
              <w:rPr>
                <w:b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Sat 10.20</w:t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PDFTZG521|FINANCIAL MANAGEMENT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Sun 8.20</w:t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color w:val="CC0033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color w:val="FF00FF"/>
                <w:sz w:val="18"/>
                <w:szCs w:val="18"/>
              </w:rPr>
            </w:pPr>
            <w:r>
              <w:rPr>
                <w:b/>
                <w:color w:val="FF00FF"/>
                <w:sz w:val="18"/>
                <w:szCs w:val="18"/>
              </w:rPr>
              <w:t xml:space="preserve">PDFT ZG560|GLOBAL FINANCE MARKETS &amp; PRODUCTS </w:t>
            </w:r>
          </w:p>
          <w:p>
            <w:pPr>
              <w:pStyle w:val="Normal"/>
              <w:spacing w:before="0" w:after="200"/>
              <w:rPr>
                <w:rFonts w:ascii="Arial" w:hAnsi="Arial" w:cs="Arial"/>
                <w:b/>
                <w:color w:val="FF00FF"/>
                <w:sz w:val="18"/>
                <w:szCs w:val="18"/>
              </w:rPr>
            </w:pPr>
            <w:r>
              <w:rPr>
                <w:rFonts w:cs="Arial" w:ascii="Arial" w:hAnsi="Arial"/>
                <w:b/>
                <w:color w:val="FF00FF"/>
                <w:sz w:val="18"/>
                <w:szCs w:val="18"/>
              </w:rPr>
            </w:r>
          </w:p>
        </w:tc>
        <w:tc>
          <w:tcPr>
            <w:tcW w:w="18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  <w:tr>
        <w:trPr>
          <w:trHeight w:val="864" w:hRule="atLeast"/>
        </w:trPr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2/2024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(7)  </w:t>
            </w:r>
          </w:p>
        </w:tc>
        <w:tc>
          <w:tcPr>
            <w:tcW w:w="186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  <w:lang w:val="en-IN" w:eastAsia="en-IN" w:bidi="ar-SA"/>
              </w:rPr>
            </w:pPr>
            <w:r>
              <w:rPr>
                <w:color w:val="000000"/>
                <w:sz w:val="19"/>
                <w:szCs w:val="19"/>
              </w:rPr>
              <w:t>PDFTZG527|ENTREPRENEURSHIP IN FINTECH (2/2)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  <w:lang w:val="en-IN" w:eastAsia="en-IN" w:bidi="ar-SA"/>
              </w:rPr>
            </w:pPr>
            <w:r>
              <w:rPr>
                <w:b/>
                <w:color w:val="000000"/>
                <w:sz w:val="19"/>
                <w:szCs w:val="19"/>
                <w:lang w:val="en-IN" w:eastAsia="en-IN" w:bidi="ar-SA"/>
              </w:rPr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8"/>
                <w:szCs w:val="18"/>
              </w:rPr>
              <w:t>PDFT ZG553|BLOCK CHAIN AND APPLICATIONS (3/3)</w:t>
            </w:r>
          </w:p>
          <w:p>
            <w:pPr>
              <w:pStyle w:val="Normal"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8"/>
                <w:szCs w:val="18"/>
              </w:rPr>
              <w:t>PDFTZG517|FINANCIAL ANALYTICS (6/7)</w:t>
            </w:r>
          </w:p>
          <w:p>
            <w:pPr>
              <w:pStyle w:val="Normal"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  <w:lang w:val="en-IN" w:eastAsia="en-IN" w:bidi="ar-SA"/>
              </w:rPr>
            </w:pPr>
            <w:r>
              <w:rPr>
                <w:color w:val="000000"/>
                <w:sz w:val="19"/>
                <w:szCs w:val="19"/>
              </w:rPr>
              <w:t>PDFTZG557|FINTECH IN WEALTH MANAGEMENT (2/2)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  <w:lang w:val="en-IN" w:eastAsia="en-IN" w:bidi="ar-SA"/>
              </w:rPr>
            </w:pPr>
            <w:r>
              <w:rPr>
                <w:b/>
                <w:color w:val="000000"/>
                <w:sz w:val="19"/>
                <w:szCs w:val="19"/>
                <w:lang w:val="en-IN"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  <w:lang w:val="en-IN" w:eastAsia="en-IN" w:bidi="ar-SA"/>
              </w:rPr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0"/>
              <w:rPr>
                <w:rFonts w:ascii="Arial" w:hAnsi="Arial" w:cs="Arial"/>
                <w:b/>
                <w:color w:val="000000"/>
                <w:sz w:val="19"/>
                <w:szCs w:val="19"/>
                <w:lang w:val="en-IN" w:eastAsia="en-IN" w:bidi="ar-SA"/>
              </w:rPr>
            </w:pPr>
            <w:r>
              <w:rPr>
                <w:rFonts w:cs="Arial" w:ascii="Arial" w:hAnsi="Arial"/>
                <w:b/>
                <w:color w:val="000000"/>
                <w:sz w:val="19"/>
                <w:szCs w:val="19"/>
                <w:lang w:val="en-IN" w:eastAsia="en-IN" w:bidi="ar-SA"/>
              </w:rPr>
            </w:r>
          </w:p>
        </w:tc>
        <w:tc>
          <w:tcPr>
            <w:tcW w:w="1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  <w:lang w:val="en-IN" w:eastAsia="en-IN" w:bidi="ar-SA"/>
              </w:rPr>
            </w:pPr>
            <w:r>
              <w:rPr>
                <w:color w:val="000000"/>
                <w:sz w:val="19"/>
                <w:szCs w:val="19"/>
              </w:rPr>
              <w:t>PDFTZC419|FINANCIAL RISK ANALYTICS (3/5)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  <w:lang w:val="en-IN" w:eastAsia="en-IN" w:bidi="ar-SA"/>
              </w:rPr>
            </w:pPr>
            <w:r>
              <w:rPr>
                <w:color w:val="000000"/>
                <w:sz w:val="19"/>
                <w:szCs w:val="19"/>
                <w:lang w:val="en-IN"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PDFT ZG554 | Digital Banking and Beyond</w:t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strike/>
                <w:color w:val="FF00FF"/>
                <w:sz w:val="19"/>
                <w:szCs w:val="19"/>
              </w:rPr>
            </w:pPr>
            <w:r>
              <w:rPr>
                <w:strike/>
                <w:color w:val="FF00FF"/>
                <w:sz w:val="19"/>
                <w:szCs w:val="19"/>
              </w:rPr>
              <w:t>PDFT ZG529:MACHINE LEARNING FOR FIN</w:t>
            </w:r>
          </w:p>
        </w:tc>
        <w:tc>
          <w:tcPr>
            <w:tcW w:w="18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cs="Times New Roman"/>
                <w:strike/>
                <w:color w:val="000000"/>
                <w:sz w:val="20"/>
                <w:szCs w:val="20"/>
                <w:lang w:val="en-IN" w:eastAsia="en-IN" w:bidi="ar-SA"/>
              </w:rPr>
            </w:pPr>
            <w:r>
              <w:rPr>
                <w:strike/>
                <w:color w:val="000000"/>
                <w:sz w:val="20"/>
                <w:szCs w:val="20"/>
              </w:rPr>
              <w:t>PDFTZG555|</w:t>
            </w:r>
            <w:r>
              <w:rPr>
                <w:strike/>
                <w:color w:val="000000"/>
              </w:rPr>
              <w:t> </w:t>
            </w:r>
            <w:r>
              <w:rPr>
                <w:strike/>
                <w:color w:val="000000"/>
                <w:sz w:val="20"/>
                <w:szCs w:val="20"/>
              </w:rPr>
              <w:t xml:space="preserve">ALGORITHMIC AND HIGH FREQUENCY TRADING  </w:t>
            </w:r>
          </w:p>
          <w:p>
            <w:pPr>
              <w:pStyle w:val="Normal"/>
              <w:spacing w:lineRule="auto" w:line="240" w:before="0" w:after="0"/>
              <w:rPr>
                <w:rFonts w:cs="Times New Roman"/>
                <w:strike/>
                <w:color w:val="000000"/>
                <w:sz w:val="19"/>
                <w:szCs w:val="19"/>
                <w:highlight w:val="yellow"/>
                <w:lang w:val="en-IN" w:eastAsia="en-IN" w:bidi="ar-SA"/>
              </w:rPr>
            </w:pPr>
            <w:r>
              <w:rPr>
                <w:rFonts w:cs="Times New Roman"/>
                <w:strike/>
                <w:color w:val="000000"/>
                <w:sz w:val="19"/>
                <w:szCs w:val="19"/>
                <w:highlight w:val="yellow"/>
                <w:lang w:val="en-IN" w:eastAsia="en-IN" w:bidi="ar-SA"/>
              </w:rPr>
            </w:r>
          </w:p>
          <w:p>
            <w:pPr>
              <w:pStyle w:val="Normal"/>
              <w:spacing w:lineRule="auto" w:line="240" w:before="0" w:after="0"/>
              <w:rPr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>PDFT ZG533|TECH DISRUPTIONS IN FINTECH (2/2)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  <w:highlight w:val="yellow"/>
              </w:rPr>
            </w:pPr>
            <w:r>
              <w:rPr>
                <w:color w:val="000000"/>
                <w:sz w:val="19"/>
                <w:szCs w:val="19"/>
                <w:highlight w:val="yellow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15661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61"/>
      </w:tblGrid>
      <w:tr>
        <w:trPr>
          <w:trHeight w:val="377" w:hRule="atLeast"/>
        </w:trPr>
        <w:tc>
          <w:tcPr>
            <w:tcW w:w="15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366091"/>
                <w:sz w:val="32"/>
                <w:szCs w:val="32"/>
              </w:rPr>
              <w:t>PD59  PG Diploma (Finance)</w:t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28"/>
        <w:gridCol w:w="1783"/>
        <w:gridCol w:w="2026"/>
        <w:gridCol w:w="2223"/>
        <w:gridCol w:w="1560"/>
        <w:gridCol w:w="1291"/>
        <w:gridCol w:w="1512"/>
        <w:gridCol w:w="1512"/>
        <w:gridCol w:w="2091"/>
      </w:tblGrid>
      <w:tr>
        <w:trPr>
          <w:trHeight w:val="332" w:hRule="atLeast"/>
        </w:trPr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17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202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222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29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5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SL6(FRI AN)</w:t>
            </w:r>
          </w:p>
        </w:tc>
        <w:tc>
          <w:tcPr>
            <w:tcW w:w="15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EN)</w:t>
            </w:r>
          </w:p>
        </w:tc>
        <w:tc>
          <w:tcPr>
            <w:tcW w:w="209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EN)</w:t>
            </w:r>
          </w:p>
        </w:tc>
      </w:tr>
      <w:tr>
        <w:trPr>
          <w:trHeight w:val="864" w:hRule="atLeast"/>
        </w:trPr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1/2025  </w:t>
            </w:r>
          </w:p>
        </w:tc>
        <w:tc>
          <w:tcPr>
            <w:tcW w:w="17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PDFI ZG520|SECURITY ANALYSIS &amp; PORTFOLIO MANAGEMENT   </w:t>
            </w:r>
          </w:p>
          <w:p>
            <w:pPr>
              <w:pStyle w:val="Normal"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Sat 8.20</w:t>
            </w:r>
          </w:p>
        </w:tc>
        <w:tc>
          <w:tcPr>
            <w:tcW w:w="202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222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8"/>
                <w:szCs w:val="18"/>
              </w:rPr>
              <w:t>PDFI ZC415|FINANCIAL &amp; MANAGEMENT ACCOUNTING</w:t>
            </w:r>
          </w:p>
          <w:p>
            <w:pPr>
              <w:pStyle w:val="Normal"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Sat 10.30 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PDFI ZG521|FINANCIAL MANAGEMENT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Sunday 8.20</w:t>
            </w:r>
          </w:p>
        </w:tc>
        <w:tc>
          <w:tcPr>
            <w:tcW w:w="129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W w:w="15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8"/>
                <w:szCs w:val="18"/>
              </w:rPr>
            </w:pPr>
            <w:r>
              <w:rPr>
                <w:b/>
                <w:color w:val="FF00FF"/>
                <w:sz w:val="18"/>
                <w:szCs w:val="18"/>
              </w:rPr>
              <w:t>PDFI ZG560|GLOBAL FINANCE MARKETS &amp; PRODUCTS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8"/>
                <w:szCs w:val="18"/>
              </w:rPr>
            </w:pPr>
            <w:r>
              <w:rPr>
                <w:b/>
                <w:color w:val="FF00FF"/>
                <w:sz w:val="18"/>
                <w:szCs w:val="18"/>
              </w:rPr>
            </w:r>
          </w:p>
        </w:tc>
        <w:tc>
          <w:tcPr>
            <w:tcW w:w="209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>
          <w:trHeight w:val="864" w:hRule="atLeast"/>
        </w:trPr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2/2024  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  <w:lang w:val="en-IN" w:eastAsia="en-IN" w:bidi="ar-SA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(10)</w:t>
            </w:r>
          </w:p>
        </w:tc>
        <w:tc>
          <w:tcPr>
            <w:tcW w:w="17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color w:val="000000"/>
                <w:sz w:val="18"/>
                <w:szCs w:val="18"/>
              </w:rPr>
              <w:t>PDFI    ZG544|</w:t>
            </w:r>
            <w:r>
              <w:rPr>
                <w:sz w:val="19"/>
                <w:szCs w:val="19"/>
              </w:rPr>
              <w:t xml:space="preserve"> MERGERS, ACQ, &amp; CORPORATE RESTRU</w:t>
            </w:r>
          </w:p>
          <w:p>
            <w:pPr>
              <w:pStyle w:val="Normal"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Sunday 1.30 </w:t>
            </w:r>
          </w:p>
        </w:tc>
        <w:tc>
          <w:tcPr>
            <w:tcW w:w="202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PDFI ZG518|MULTINATIONAL FINANCE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Sunday 10.30 </w:t>
            </w:r>
          </w:p>
        </w:tc>
        <w:tc>
          <w:tcPr>
            <w:tcW w:w="222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/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PDFIZG516|INTRODUCTION TO FINTECH</w:t>
            </w:r>
          </w:p>
          <w:p>
            <w:pPr>
              <w:pStyle w:val="Normal"/>
              <w:spacing w:lineRule="auto" w:line="240" w:before="0" w:after="0"/>
              <w:rPr>
                <w:b/>
                <w:i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8"/>
                <w:szCs w:val="18"/>
              </w:rPr>
              <w:t>PDFI ZG517|FINANCIAL ANALYTICS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Sat 10.30 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PDFI ZG519|BUSINESS ANALYSIS &amp; VALUATION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Sat 5.50 </w:t>
            </w:r>
          </w:p>
        </w:tc>
        <w:tc>
          <w:tcPr>
            <w:tcW w:w="129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8"/>
                <w:szCs w:val="18"/>
              </w:rPr>
            </w:pPr>
            <w:r>
              <w:rPr>
                <w:b/>
                <w:color w:val="FF00FF"/>
                <w:sz w:val="18"/>
                <w:szCs w:val="18"/>
              </w:rPr>
              <w:t xml:space="preserve">PDFI ZG558 |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FF00FF"/>
                <w:sz w:val="18"/>
                <w:szCs w:val="18"/>
              </w:rPr>
            </w:pPr>
            <w:r>
              <w:rPr>
                <w:b/>
                <w:color w:val="FF00FF"/>
                <w:sz w:val="18"/>
                <w:szCs w:val="18"/>
              </w:rPr>
              <w:t>Financial Risk Management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8"/>
                <w:szCs w:val="18"/>
              </w:rPr>
            </w:pPr>
            <w:r>
              <w:rPr>
                <w:b/>
                <w:color w:val="FF00FF"/>
                <w:sz w:val="18"/>
                <w:szCs w:val="18"/>
              </w:rPr>
            </w:r>
          </w:p>
        </w:tc>
        <w:tc>
          <w:tcPr>
            <w:tcW w:w="209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8"/>
                <w:szCs w:val="18"/>
              </w:rPr>
            </w:pPr>
            <w:r>
              <w:rPr>
                <w:b/>
                <w:color w:val="FF00FF"/>
                <w:sz w:val="18"/>
                <w:szCs w:val="18"/>
              </w:rPr>
              <w:t xml:space="preserve">PDFIZG559|Management of Banks &amp; Financial Institutions 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8"/>
                <w:szCs w:val="18"/>
              </w:rPr>
            </w:pPr>
            <w:r>
              <w:rPr>
                <w:b/>
                <w:color w:val="FF00FF"/>
                <w:sz w:val="18"/>
                <w:szCs w:val="18"/>
              </w:rPr>
              <w:t>PDFIZG562|DERIVATIVES &amp; FIN ENGINEERING</w:t>
            </w:r>
          </w:p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15292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292"/>
      </w:tblGrid>
      <w:tr>
        <w:trPr>
          <w:trHeight w:val="440" w:hRule="atLeast"/>
        </w:trPr>
        <w:tc>
          <w:tcPr>
            <w:tcW w:w="15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366091"/>
                <w:sz w:val="32"/>
                <w:szCs w:val="32"/>
              </w:rPr>
              <w:t>20AI B.Tech. (Artificial Intelligence and Machine Learning)</w:t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text" w:horzAnchor="text" w:rightFromText="180" w:tblpX="5" w:tblpY="1"/>
        <w:tblOverlap w:val="never"/>
        <w:tblW w:w="1564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72"/>
        <w:gridCol w:w="2159"/>
        <w:gridCol w:w="1996"/>
        <w:gridCol w:w="1905"/>
        <w:gridCol w:w="2287"/>
        <w:gridCol w:w="1524"/>
        <w:gridCol w:w="1333"/>
        <w:gridCol w:w="1333"/>
        <w:gridCol w:w="1333"/>
      </w:tblGrid>
      <w:tr>
        <w:trPr>
          <w:trHeight w:val="350" w:hRule="atLeast"/>
        </w:trPr>
        <w:tc>
          <w:tcPr>
            <w:tcW w:w="1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21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9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9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228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5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SL6(FRI AN)</w:t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EN)</w:t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EN)</w:t>
            </w:r>
          </w:p>
        </w:tc>
      </w:tr>
      <w:tr>
        <w:trPr>
          <w:trHeight w:val="865" w:hRule="atLeast"/>
        </w:trPr>
        <w:tc>
          <w:tcPr>
            <w:tcW w:w="1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21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AML ZC323 :  Introduction to Python Programming</w:t>
            </w:r>
          </w:p>
        </w:tc>
        <w:tc>
          <w:tcPr>
            <w:tcW w:w="19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AML ZC322 :  Discrete Mathematics and Graph Theory </w:t>
            </w:r>
          </w:p>
        </w:tc>
        <w:tc>
          <w:tcPr>
            <w:tcW w:w="19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AML ZC321 :   Essential Mathematics for Machine Learning</w:t>
            </w:r>
          </w:p>
        </w:tc>
        <w:tc>
          <w:tcPr>
            <w:tcW w:w="228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AML ZC263 :  Digital Electronics and Microprocessors </w:t>
            </w:r>
          </w:p>
        </w:tc>
        <w:tc>
          <w:tcPr>
            <w:tcW w:w="15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  <w:tr>
        <w:trPr>
          <w:trHeight w:val="865" w:hRule="atLeast"/>
        </w:trPr>
        <w:tc>
          <w:tcPr>
            <w:tcW w:w="1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953735"/>
                <w:sz w:val="19"/>
                <w:szCs w:val="19"/>
              </w:rPr>
              <w:t xml:space="preserve">2/2024  </w:t>
            </w:r>
          </w:p>
          <w:p>
            <w:pPr>
              <w:pStyle w:val="Normal"/>
              <w:spacing w:lineRule="auto" w:line="240" w:before="0" w:after="0"/>
              <w:rPr>
                <w:b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(42)</w:t>
            </w:r>
          </w:p>
        </w:tc>
        <w:tc>
          <w:tcPr>
            <w:tcW w:w="21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AML ZC414 : FOUNDATION OF DATA STRU &amp; ALGO</w:t>
            </w:r>
          </w:p>
        </w:tc>
        <w:tc>
          <w:tcPr>
            <w:tcW w:w="19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AML ZC337 : DATABASE SYS &amp; APP</w:t>
            </w:r>
          </w:p>
        </w:tc>
        <w:tc>
          <w:tcPr>
            <w:tcW w:w="19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AML ZC353: COMPUTER ORG &amp; ARCH</w:t>
            </w:r>
          </w:p>
        </w:tc>
        <w:tc>
          <w:tcPr>
            <w:tcW w:w="228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AML ZC213 : PROB &amp; STAT</w:t>
            </w:r>
          </w:p>
        </w:tc>
        <w:tc>
          <w:tcPr>
            <w:tcW w:w="15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Cs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FF"/>
                <w:sz w:val="19"/>
                <w:szCs w:val="19"/>
              </w:rPr>
            </w:pPr>
            <w:r>
              <w:rPr>
                <w:color w:val="FF00FF"/>
                <w:sz w:val="19"/>
                <w:szCs w:val="19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Cs/>
                <w:color w:val="FF00FF"/>
                <w:sz w:val="19"/>
                <w:szCs w:val="19"/>
              </w:rPr>
              <w:t xml:space="preserve"> </w:t>
            </w:r>
            <w:r>
              <w:rPr>
                <w:b/>
                <w:color w:val="FF00FF"/>
                <w:sz w:val="19"/>
                <w:szCs w:val="19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5292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292"/>
      </w:tblGrid>
      <w:tr>
        <w:trPr>
          <w:trHeight w:val="440" w:hRule="atLeast"/>
        </w:trPr>
        <w:tc>
          <w:tcPr>
            <w:tcW w:w="15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color w:val="366091"/>
                <w:sz w:val="32"/>
                <w:szCs w:val="32"/>
              </w:rPr>
              <w:t>AE05 M.Tech. Artificial Intelligence &amp; Machine Learning</w:t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text" w:horzAnchor="text" w:rightFromText="180" w:tblpX="5" w:tblpY="1"/>
        <w:tblOverlap w:val="never"/>
        <w:tblW w:w="1564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65"/>
        <w:gridCol w:w="2153"/>
        <w:gridCol w:w="1990"/>
        <w:gridCol w:w="1952"/>
        <w:gridCol w:w="2281"/>
        <w:gridCol w:w="1518"/>
        <w:gridCol w:w="1327"/>
        <w:gridCol w:w="1328"/>
        <w:gridCol w:w="1328"/>
      </w:tblGrid>
      <w:tr>
        <w:trPr>
          <w:trHeight w:val="350" w:hRule="atLeast"/>
        </w:trPr>
        <w:tc>
          <w:tcPr>
            <w:tcW w:w="1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21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9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9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2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5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3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SL6(FRI AN)</w:t>
            </w:r>
          </w:p>
        </w:tc>
        <w:tc>
          <w:tcPr>
            <w:tcW w:w="13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EN)</w:t>
            </w:r>
          </w:p>
        </w:tc>
        <w:tc>
          <w:tcPr>
            <w:tcW w:w="13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EN)</w:t>
            </w:r>
          </w:p>
        </w:tc>
      </w:tr>
      <w:tr>
        <w:trPr>
          <w:trHeight w:val="865" w:hRule="atLeast"/>
        </w:trPr>
        <w:tc>
          <w:tcPr>
            <w:tcW w:w="1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21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AIMLZC416: Mathematical Found for Machine Learning</w:t>
            </w:r>
          </w:p>
        </w:tc>
        <w:tc>
          <w:tcPr>
            <w:tcW w:w="19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sz w:val="19"/>
                <w:szCs w:val="19"/>
              </w:rPr>
              <w:t xml:space="preserve">AIMLZC418: INT TO STAT METHOD </w:t>
            </w:r>
          </w:p>
        </w:tc>
        <w:tc>
          <w:tcPr>
            <w:tcW w:w="19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AIMLZG565:MACHINE LEARNING </w:t>
            </w:r>
          </w:p>
        </w:tc>
        <w:tc>
          <w:tcPr>
            <w:tcW w:w="228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>
                <w:b/>
                <w:bCs/>
                <w:sz w:val="19"/>
                <w:szCs w:val="19"/>
              </w:rPr>
              <w:t xml:space="preserve">AIMLZG557: ARTIFICIAL AND COMP INT </w:t>
            </w:r>
          </w:p>
        </w:tc>
        <w:tc>
          <w:tcPr>
            <w:tcW w:w="15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 </w:t>
            </w:r>
          </w:p>
        </w:tc>
        <w:tc>
          <w:tcPr>
            <w:tcW w:w="13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3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3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5292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292"/>
      </w:tblGrid>
      <w:tr>
        <w:trPr>
          <w:trHeight w:val="440" w:hRule="atLeast"/>
        </w:trPr>
        <w:tc>
          <w:tcPr>
            <w:tcW w:w="15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>HT 31 M.Tech. Structural Engineering</w:t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text" w:horzAnchor="text" w:rightFromText="180" w:tblpX="5" w:tblpY="1"/>
        <w:tblOverlap w:val="never"/>
        <w:tblW w:w="1564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72"/>
        <w:gridCol w:w="2159"/>
        <w:gridCol w:w="1996"/>
        <w:gridCol w:w="1905"/>
        <w:gridCol w:w="2287"/>
        <w:gridCol w:w="1524"/>
        <w:gridCol w:w="1333"/>
        <w:gridCol w:w="1333"/>
        <w:gridCol w:w="1333"/>
      </w:tblGrid>
      <w:tr>
        <w:trPr>
          <w:trHeight w:val="350" w:hRule="atLeast"/>
        </w:trPr>
        <w:tc>
          <w:tcPr>
            <w:tcW w:w="1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21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9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9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228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5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SL6(FRI AN)</w:t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EN)</w:t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EN)</w:t>
            </w:r>
          </w:p>
        </w:tc>
      </w:tr>
      <w:tr>
        <w:trPr>
          <w:trHeight w:val="865" w:hRule="atLeast"/>
        </w:trPr>
        <w:tc>
          <w:tcPr>
            <w:tcW w:w="1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21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sz w:val="20"/>
                <w:szCs w:val="20"/>
              </w:rPr>
              <w:t>ST ZG617 : Advanced Structural Analysis</w:t>
            </w:r>
          </w:p>
        </w:tc>
        <w:tc>
          <w:tcPr>
            <w:tcW w:w="19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 ZG552 : Advanced Structural Mechanics and Stability</w:t>
            </w:r>
          </w:p>
        </w:tc>
        <w:tc>
          <w:tcPr>
            <w:tcW w:w="19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 ZG551 : Dynamics of Structures</w:t>
            </w:r>
          </w:p>
        </w:tc>
        <w:tc>
          <w:tcPr>
            <w:tcW w:w="228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 ZG615 : Earthquake Engineering</w:t>
            </w:r>
          </w:p>
        </w:tc>
        <w:tc>
          <w:tcPr>
            <w:tcW w:w="15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5292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292"/>
      </w:tblGrid>
      <w:tr>
        <w:trPr>
          <w:trHeight w:val="440" w:hRule="atLeast"/>
        </w:trPr>
        <w:tc>
          <w:tcPr>
            <w:tcW w:w="15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366091"/>
                <w:sz w:val="32"/>
                <w:szCs w:val="32"/>
              </w:rPr>
            </w:pPr>
            <w:r>
              <w:rPr>
                <w:b/>
                <w:color w:val="366091"/>
                <w:sz w:val="32"/>
                <w:szCs w:val="32"/>
              </w:rPr>
              <w:t xml:space="preserve">HT 32 M.Tech. Transportation Engineering </w:t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text" w:horzAnchor="text" w:rightFromText="180" w:tblpX="5" w:tblpY="1"/>
        <w:tblOverlap w:val="never"/>
        <w:tblW w:w="1564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72"/>
        <w:gridCol w:w="2159"/>
        <w:gridCol w:w="1996"/>
        <w:gridCol w:w="1905"/>
        <w:gridCol w:w="2287"/>
        <w:gridCol w:w="1524"/>
        <w:gridCol w:w="1333"/>
        <w:gridCol w:w="1333"/>
        <w:gridCol w:w="1333"/>
      </w:tblGrid>
      <w:tr>
        <w:trPr>
          <w:trHeight w:val="350" w:hRule="atLeast"/>
        </w:trPr>
        <w:tc>
          <w:tcPr>
            <w:tcW w:w="1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Admit Batch</w:t>
            </w:r>
          </w:p>
        </w:tc>
        <w:tc>
          <w:tcPr>
            <w:tcW w:w="21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SL1(SAT FN)</w:t>
            </w:r>
          </w:p>
        </w:tc>
        <w:tc>
          <w:tcPr>
            <w:tcW w:w="19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SL2(SAT AN)</w:t>
            </w:r>
          </w:p>
        </w:tc>
        <w:tc>
          <w:tcPr>
            <w:tcW w:w="19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SL3(SUN FN)</w:t>
            </w:r>
          </w:p>
        </w:tc>
        <w:tc>
          <w:tcPr>
            <w:tcW w:w="228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SL4(SUN AN)</w:t>
            </w:r>
          </w:p>
        </w:tc>
        <w:tc>
          <w:tcPr>
            <w:tcW w:w="15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SL5(FRI FN)</w:t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SL6(FRI AN)</w:t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SL7(SAT EN)</w:t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00B050"/>
                <w:sz w:val="20"/>
                <w:szCs w:val="20"/>
              </w:rPr>
              <w:t>SL8(SUN EN)</w:t>
            </w:r>
          </w:p>
        </w:tc>
      </w:tr>
      <w:tr>
        <w:trPr>
          <w:trHeight w:val="865" w:hRule="atLeast"/>
        </w:trPr>
        <w:tc>
          <w:tcPr>
            <w:tcW w:w="1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color w:val="953735"/>
                <w:sz w:val="19"/>
                <w:szCs w:val="19"/>
              </w:rPr>
            </w:pPr>
            <w:r>
              <w:rPr>
                <w:b/>
                <w:bCs/>
                <w:color w:val="953735"/>
                <w:sz w:val="19"/>
                <w:szCs w:val="19"/>
              </w:rPr>
              <w:t>1/2025</w:t>
            </w:r>
          </w:p>
        </w:tc>
        <w:tc>
          <w:tcPr>
            <w:tcW w:w="21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TE ZC235 : Highway Geometric Design</w:t>
            </w:r>
          </w:p>
        </w:tc>
        <w:tc>
          <w:tcPr>
            <w:tcW w:w="19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sz w:val="19"/>
                <w:szCs w:val="19"/>
              </w:rPr>
              <w:t xml:space="preserve">TE ZG518 : Pavement Analysis and Design </w:t>
            </w:r>
          </w:p>
        </w:tc>
        <w:tc>
          <w:tcPr>
            <w:tcW w:w="19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TA ZG534: Pavement Material Characterization</w:t>
            </w:r>
          </w:p>
        </w:tc>
        <w:tc>
          <w:tcPr>
            <w:tcW w:w="228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TA ZG536: Traffic Engineering and Safety</w:t>
            </w:r>
          </w:p>
        </w:tc>
        <w:tc>
          <w:tcPr>
            <w:tcW w:w="15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b/>
                <w:color w:val="FF0000"/>
                <w:sz w:val="19"/>
                <w:szCs w:val="19"/>
              </w:rPr>
            </w:pPr>
            <w:r>
              <w:rPr>
                <w:b/>
                <w:color w:val="FF0000"/>
                <w:sz w:val="19"/>
                <w:szCs w:val="19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  <w:tc>
          <w:tcPr>
            <w:tcW w:w="1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napToGrid w:val="false"/>
              <w:spacing w:lineRule="auto" w:line="240" w:before="0" w:after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footerReference w:type="default" r:id="rId2"/>
      <w:type w:val="nextPage"/>
      <w:pgSz w:orient="landscape" w:w="16838" w:h="11906"/>
      <w:pgMar w:left="850" w:right="562" w:gutter="0" w:header="0" w:top="432" w:footer="0" w:bottom="288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Roboto">
    <w:altName w:val="Times New Roman"/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70</w:t>
    </w:r>
    <w:r>
      <w:rPr/>
      <w:fldChar w:fldCharType="end"/>
    </w:r>
    <w:r>
      <w:rPr>
        <w:rFonts w:cs="Calibri"/>
      </w:rPr>
      <w:t xml:space="preserve"> </w:t>
    </w:r>
    <w:r>
      <w:rPr/>
      <w:t xml:space="preserve">| </w:t>
    </w:r>
    <w:r>
      <w:rPr>
        <w:color w:val="7F7F7F"/>
        <w:spacing w:val="60"/>
      </w:rPr>
      <w:t>Page</w:t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2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val="en-US" w:bidi="hi-IN" w:eastAsia="zh-CN"/>
    </w:rPr>
  </w:style>
  <w:style w:type="paragraph" w:styleId="Heading1">
    <w:name w:val="Heading 1"/>
    <w:basedOn w:val="Normal1"/>
    <w:next w:val="Normal1"/>
    <w:qFormat/>
    <w:pPr>
      <w:keepNext w:val="true"/>
      <w:keepLines/>
      <w:numPr>
        <w:ilvl w:val="0"/>
        <w:numId w:val="1"/>
      </w:numPr>
      <w:spacing w:before="480" w:after="120"/>
      <w:outlineLvl w:val="0"/>
    </w:pPr>
    <w:rPr>
      <w:rFonts w:cs="Mangal"/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numPr>
        <w:ilvl w:val="1"/>
        <w:numId w:val="1"/>
      </w:numPr>
      <w:spacing w:before="360" w:after="80"/>
      <w:outlineLvl w:val="1"/>
    </w:pPr>
    <w:rPr>
      <w:rFonts w:cs="Mangal"/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numPr>
        <w:ilvl w:val="2"/>
        <w:numId w:val="1"/>
      </w:numPr>
      <w:spacing w:before="280" w:after="80"/>
      <w:outlineLvl w:val="2"/>
    </w:pPr>
    <w:rPr>
      <w:rFonts w:cs="Mangal"/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numPr>
        <w:ilvl w:val="3"/>
        <w:numId w:val="1"/>
      </w:numPr>
      <w:spacing w:before="240" w:after="40"/>
      <w:outlineLvl w:val="3"/>
    </w:pPr>
    <w:rPr>
      <w:rFonts w:cs="Mangal"/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numPr>
        <w:ilvl w:val="4"/>
        <w:numId w:val="1"/>
      </w:numPr>
      <w:spacing w:before="220" w:after="40"/>
      <w:outlineLvl w:val="4"/>
    </w:pPr>
    <w:rPr>
      <w:rFonts w:cs="Mangal"/>
      <w:b/>
      <w:sz w:val="20"/>
    </w:rPr>
  </w:style>
  <w:style w:type="paragraph" w:styleId="Heading6">
    <w:name w:val="Heading 6"/>
    <w:basedOn w:val="Normal1"/>
    <w:next w:val="Normal1"/>
    <w:qFormat/>
    <w:pPr>
      <w:keepNext w:val="true"/>
      <w:keepLines/>
      <w:numPr>
        <w:ilvl w:val="5"/>
        <w:numId w:val="1"/>
      </w:numPr>
      <w:spacing w:before="200" w:after="40"/>
      <w:outlineLvl w:val="5"/>
    </w:pPr>
    <w:rPr>
      <w:rFonts w:cs="Mangal"/>
      <w:b/>
      <w:sz w:val="20"/>
      <w:szCs w:val="20"/>
    </w:rPr>
  </w:style>
  <w:style w:type="character" w:styleId="WW8Num15z0">
    <w:name w:val="WW8Num15z0"/>
    <w:qFormat/>
    <w:rPr>
      <w:rFonts w:ascii="Symbol" w:hAnsi="Symbol" w:eastAsia="Calibri" w:cs="Calibri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eastAsia="Calibri" w:cs="Calibri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qFormat/>
    <w:rPr>
      <w:rFonts w:ascii="Calibri" w:hAnsi="Calibri" w:eastAsia="Calibri" w:cs="Calibri"/>
      <w:b/>
      <w:sz w:val="48"/>
      <w:szCs w:val="48"/>
      <w:lang w:val="en-US"/>
    </w:rPr>
  </w:style>
  <w:style w:type="character" w:styleId="Heading2Char">
    <w:name w:val="Heading 2 Char"/>
    <w:qFormat/>
    <w:rPr>
      <w:rFonts w:ascii="Calibri" w:hAnsi="Calibri" w:eastAsia="Calibri" w:cs="Calibri"/>
      <w:b/>
      <w:sz w:val="36"/>
      <w:szCs w:val="36"/>
      <w:lang w:val="en-US"/>
    </w:rPr>
  </w:style>
  <w:style w:type="character" w:styleId="Heading3Char">
    <w:name w:val="Heading 3 Char"/>
    <w:qFormat/>
    <w:rPr>
      <w:rFonts w:ascii="Calibri" w:hAnsi="Calibri" w:eastAsia="Calibri" w:cs="Calibri"/>
      <w:b/>
      <w:sz w:val="28"/>
      <w:szCs w:val="28"/>
      <w:lang w:val="en-US"/>
    </w:rPr>
  </w:style>
  <w:style w:type="character" w:styleId="Heading4Char">
    <w:name w:val="Heading 4 Char"/>
    <w:qFormat/>
    <w:rPr>
      <w:rFonts w:ascii="Calibri" w:hAnsi="Calibri" w:eastAsia="Calibri" w:cs="Calibri"/>
      <w:b/>
      <w:sz w:val="24"/>
      <w:szCs w:val="24"/>
      <w:lang w:val="en-US"/>
    </w:rPr>
  </w:style>
  <w:style w:type="character" w:styleId="Heading5Char">
    <w:name w:val="Heading 5 Char"/>
    <w:qFormat/>
    <w:rPr>
      <w:rFonts w:ascii="Calibri" w:hAnsi="Calibri" w:eastAsia="Calibri" w:cs="Calibri"/>
      <w:b/>
      <w:szCs w:val="22"/>
      <w:lang w:val="en-US"/>
    </w:rPr>
  </w:style>
  <w:style w:type="character" w:styleId="Heading6Char">
    <w:name w:val="Heading 6 Char"/>
    <w:qFormat/>
    <w:rPr>
      <w:rFonts w:ascii="Calibri" w:hAnsi="Calibri" w:eastAsia="Calibri" w:cs="Calibri"/>
      <w:b/>
      <w:sz w:val="20"/>
      <w:lang w:val="en-US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TitleChar">
    <w:name w:val="Title Char"/>
    <w:qFormat/>
    <w:rPr>
      <w:rFonts w:ascii="Calibri" w:hAnsi="Calibri" w:eastAsia="Calibri" w:cs="Calibri"/>
      <w:b/>
      <w:sz w:val="72"/>
      <w:szCs w:val="72"/>
      <w:lang w:val="en-US"/>
    </w:rPr>
  </w:style>
  <w:style w:type="character" w:styleId="HeaderChar">
    <w:name w:val="Header Char"/>
    <w:qFormat/>
    <w:rPr>
      <w:rFonts w:ascii="Calibri" w:hAnsi="Calibri" w:eastAsia="Calibri" w:cs="Calibri"/>
      <w:szCs w:val="22"/>
      <w:lang w:val="en-US"/>
    </w:rPr>
  </w:style>
  <w:style w:type="character" w:styleId="FooterChar">
    <w:name w:val="Footer Char"/>
    <w:qFormat/>
    <w:rPr>
      <w:rFonts w:ascii="Calibri" w:hAnsi="Calibri" w:eastAsia="Calibri" w:cs="Calibri"/>
      <w:szCs w:val="22"/>
      <w:lang w:val="en-US"/>
    </w:rPr>
  </w:style>
  <w:style w:type="character" w:styleId="SubtitleChar">
    <w:name w:val="Subtitle Char"/>
    <w:qFormat/>
    <w:rPr>
      <w:rFonts w:ascii="Georgia" w:hAnsi="Georgia" w:eastAsia="Georgia" w:cs="Georgia"/>
      <w:i/>
      <w:color w:val="666666"/>
      <w:sz w:val="48"/>
      <w:szCs w:val="48"/>
      <w:lang w:val="en-US"/>
    </w:rPr>
  </w:style>
  <w:style w:type="character" w:styleId="BalloonTextChar">
    <w:name w:val="Balloon Text Char"/>
    <w:qFormat/>
    <w:rPr>
      <w:rFonts w:ascii="Tahoma" w:hAnsi="Tahoma" w:eastAsia="Calibri" w:cs="Mangal"/>
      <w:sz w:val="16"/>
      <w:szCs w:val="14"/>
      <w:lang w:val="en-US"/>
    </w:rPr>
  </w:style>
  <w:style w:type="character" w:styleId="il">
    <w:name w:val="il"/>
    <w:basedOn w:val="DefaultParagraphFont"/>
    <w:qFormat/>
    <w:rPr/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cs="Mangal"/>
      <w:szCs w:val="18"/>
      <w:lang w:val="en-US" w:bidi="hi-IN"/>
    </w:rPr>
  </w:style>
  <w:style w:type="character" w:styleId="CommentSubjectChar">
    <w:name w:val="Comment Subject Char"/>
    <w:qFormat/>
    <w:rPr>
      <w:rFonts w:cs="Mangal"/>
      <w:b/>
      <w:bCs/>
      <w:szCs w:val="18"/>
      <w:lang w:val="en-US" w:bidi="hi-IN"/>
    </w:rPr>
  </w:style>
  <w:style w:type="paragraph" w:styleId="Heading">
    <w:name w:val="Heading"/>
    <w:basedOn w:val="Normal1"/>
    <w:next w:val="Normal1"/>
    <w:qFormat/>
    <w:pPr>
      <w:keepNext w:val="true"/>
      <w:keepLines/>
      <w:spacing w:before="480" w:after="120"/>
    </w:pPr>
    <w:rPr>
      <w:rFonts w:cs="Mangal"/>
      <w:b/>
      <w:sz w:val="72"/>
      <w:szCs w:val="7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val="en-US" w:bidi="hi-IN" w:eastAsia="zh-CN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xl63">
    <w:name w:val="xl63"/>
    <w:basedOn w:val="Normal"/>
    <w:qFormat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lineRule="auto" w:line="240" w:before="280" w:after="280"/>
      <w:textAlignment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64">
    <w:name w:val="xl64"/>
    <w:basedOn w:val="Normal"/>
    <w:qFormat/>
    <w:pPr>
      <w:pBdr>
        <w:bottom w:val="single" w:sz="8" w:space="0" w:color="000000"/>
        <w:right w:val="single" w:sz="8" w:space="0" w:color="000000"/>
      </w:pBdr>
      <w:spacing w:lineRule="auto" w:line="240" w:before="280" w:after="280"/>
      <w:textAlignment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65">
    <w:name w:val="xl65"/>
    <w:basedOn w:val="Normal"/>
    <w:qFormat/>
    <w:pPr>
      <w:pBdr>
        <w:top w:val="single" w:sz="8" w:space="0" w:color="000000"/>
        <w:left w:val="single" w:sz="8" w:space="0" w:color="000000"/>
        <w:bottom w:val="single" w:sz="8" w:space="0" w:color="000000"/>
      </w:pBdr>
      <w:spacing w:lineRule="auto" w:line="240" w:before="280" w:after="280"/>
      <w:textAlignment w:val="center"/>
    </w:pPr>
    <w:rPr>
      <w:rFonts w:ascii="Times New Roman" w:hAnsi="Times New Roman" w:eastAsia="Times New Roman" w:cs="Times New Roman"/>
      <w:b/>
      <w:bCs/>
      <w:sz w:val="24"/>
      <w:szCs w:val="24"/>
      <w:u w:val="single"/>
    </w:rPr>
  </w:style>
  <w:style w:type="paragraph" w:styleId="xl66">
    <w:name w:val="xl66"/>
    <w:basedOn w:val="Normal"/>
    <w:qFormat/>
    <w:pPr>
      <w:pBdr>
        <w:top w:val="single" w:sz="8" w:space="0" w:color="000000"/>
        <w:bottom w:val="single" w:sz="8" w:space="0" w:color="000000"/>
      </w:pBdr>
      <w:spacing w:lineRule="auto" w:line="240" w:before="280" w:after="280"/>
      <w:textAlignment w:val="center"/>
    </w:pPr>
    <w:rPr>
      <w:rFonts w:ascii="Times New Roman" w:hAnsi="Times New Roman" w:eastAsia="Times New Roman" w:cs="Times New Roman"/>
      <w:b/>
      <w:bCs/>
      <w:sz w:val="24"/>
      <w:szCs w:val="24"/>
      <w:u w:val="single"/>
    </w:rPr>
  </w:style>
  <w:style w:type="paragraph" w:styleId="xl67">
    <w:name w:val="xl67"/>
    <w:basedOn w:val="Normal"/>
    <w:qFormat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lineRule="auto" w:line="240" w:before="280" w:after="280"/>
      <w:textAlignment w:val="center"/>
    </w:pPr>
    <w:rPr>
      <w:rFonts w:ascii="Times New Roman" w:hAnsi="Times New Roman" w:eastAsia="Times New Roman" w:cs="Times New Roman"/>
      <w:b/>
      <w:bCs/>
      <w:sz w:val="24"/>
      <w:szCs w:val="24"/>
      <w:u w:val="single"/>
    </w:rPr>
  </w:style>
  <w:style w:type="paragraph" w:styleId="xl68">
    <w:name w:val="xl68"/>
    <w:basedOn w:val="Normal"/>
    <w:qFormat/>
    <w:pPr>
      <w:pBdr>
        <w:top w:val="single" w:sz="8" w:space="0" w:color="000000"/>
        <w:bottom w:val="single" w:sz="8" w:space="0" w:color="000000"/>
      </w:pBdr>
      <w:spacing w:lineRule="auto" w:line="240" w:before="280" w:after="280"/>
      <w:textAlignment w:val="center"/>
    </w:pPr>
    <w:rPr>
      <w:rFonts w:ascii="Times New Roman" w:hAnsi="Times New Roman" w:eastAsia="Times New Roman" w:cs="Times New Roman"/>
      <w:b/>
      <w:bCs/>
      <w:sz w:val="24"/>
      <w:szCs w:val="24"/>
      <w:u w:val="single"/>
    </w:rPr>
  </w:style>
  <w:style w:type="paragraph" w:styleId="xl69">
    <w:name w:val="xl69"/>
    <w:basedOn w:val="Normal"/>
    <w:qFormat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lineRule="auto" w:line="240" w:before="280" w:after="280"/>
      <w:textAlignment w:val="center"/>
    </w:pPr>
    <w:rPr>
      <w:rFonts w:ascii="Times New Roman" w:hAnsi="Times New Roman" w:eastAsia="Times New Roman" w:cs="Times New Roman"/>
      <w:b/>
      <w:bCs/>
      <w:sz w:val="24"/>
      <w:szCs w:val="24"/>
      <w:u w:val="single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>
      <w:rFonts w:cs="Mangal"/>
      <w:sz w:val="20"/>
    </w:rPr>
  </w:style>
  <w:style w:type="paragraph" w:styleId="Footer">
    <w:name w:val="Footer"/>
    <w:basedOn w:val="Normal"/>
    <w:pPr>
      <w:spacing w:lineRule="auto" w:line="240" w:before="0" w:after="0"/>
    </w:pPr>
    <w:rPr>
      <w:rFonts w:cs="Mangal"/>
      <w:sz w:val="20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Mangal"/>
      <w:i/>
      <w:color w:val="666666"/>
      <w:sz w:val="48"/>
      <w:szCs w:val="48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Mangal"/>
      <w:sz w:val="16"/>
      <w:szCs w:val="14"/>
    </w:rPr>
  </w:style>
  <w:style w:type="paragraph" w:styleId="CommentText">
    <w:name w:val="Comment Text"/>
    <w:basedOn w:val="Normal"/>
    <w:qFormat/>
    <w:pPr/>
    <w:rPr>
      <w:rFonts w:cs="Mangal"/>
      <w:sz w:val="20"/>
      <w:szCs w:val="18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msonormal">
    <w:name w:val="msonormal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val="en-IN" w:bidi="ar-SA"/>
    </w:rPr>
  </w:style>
  <w:style w:type="paragraph" w:styleId="xl70">
    <w:name w:val="xl7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BDD7EE" w:val="clear"/>
      <w:spacing w:lineRule="auto" w:line="240" w:before="280" w:after="280"/>
    </w:pPr>
    <w:rPr>
      <w:rFonts w:ascii="Times New Roman" w:hAnsi="Times New Roman" w:eastAsia="Times New Roman" w:cs="Times New Roman"/>
      <w:b/>
      <w:bCs/>
      <w:sz w:val="24"/>
      <w:szCs w:val="24"/>
      <w:lang w:val="en-IN" w:bidi="ar-SA"/>
    </w:rPr>
  </w:style>
  <w:style w:type="paragraph" w:styleId="xl71">
    <w:name w:val="xl7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BDD7EE" w:val="clear"/>
      <w:spacing w:lineRule="auto" w:line="240" w:before="280" w:after="280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IN" w:bidi="ar-SA"/>
    </w:rPr>
  </w:style>
  <w:style w:type="paragraph" w:styleId="xl72">
    <w:name w:val="xl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BDD7EE" w:val="clear"/>
      <w:spacing w:lineRule="auto" w:line="240" w:before="280" w:after="280"/>
    </w:pPr>
    <w:rPr>
      <w:rFonts w:ascii="Times New Roman" w:hAnsi="Times New Roman" w:eastAsia="Times New Roman" w:cs="Times New Roman"/>
      <w:b/>
      <w:bCs/>
      <w:sz w:val="24"/>
      <w:szCs w:val="24"/>
      <w:lang w:val="en-IN" w:bidi="ar-SA"/>
    </w:rPr>
  </w:style>
  <w:style w:type="paragraph" w:styleId="xl73">
    <w:name w:val="xl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jc w:val="center"/>
    </w:pPr>
    <w:rPr>
      <w:rFonts w:ascii="Times New Roman" w:hAnsi="Times New Roman" w:eastAsia="Times New Roman" w:cs="Times New Roman"/>
      <w:color w:val="FF0000"/>
      <w:sz w:val="24"/>
      <w:szCs w:val="24"/>
      <w:lang w:val="en-IN" w:bidi="ar-SA"/>
    </w:rPr>
  </w:style>
  <w:style w:type="paragraph" w:styleId="xl74">
    <w:name w:val="xl7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</w:pPr>
    <w:rPr>
      <w:rFonts w:ascii="Times New Roman" w:hAnsi="Times New Roman" w:eastAsia="Times New Roman" w:cs="Times New Roman"/>
      <w:color w:val="FF0000"/>
      <w:sz w:val="24"/>
      <w:szCs w:val="24"/>
      <w:lang w:val="en-I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2025-06-30T07:19:00Z</dcterms:created>
  <dc:creator/>
  <dc:description/>
  <cp:keywords/>
  <dc:language>en-US</dc:language>
  <cp:lastModifiedBy/>
  <dcterms:modified xsi:type="dcterms:W3CDTF">2025-07-02T09:13:00Z</dcterms:modified>
  <cp:revision>5</cp:revision>
  <dc:subject/>
  <dc:title>WILPD Course Dibba</dc:title>
</cp:coreProperties>
</file>